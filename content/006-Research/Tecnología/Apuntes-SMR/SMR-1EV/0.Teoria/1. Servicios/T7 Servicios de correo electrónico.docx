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Tema 7 Servicios de correo electrónico 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los protocolos implicados en el envío y la recepción de emails.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Reconocer los diferentes encabezados y tipos de información que puede contener un email.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los agentes que intervienen en la comunicación entre clientes y servidores de correo electrónico.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Familiarizarse con los diferentes comandos y respuestas de los protocolos que intervienen en las comunicaciones de correo.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Aprender a instalar y configurar servicios de correo electrónico y webmail sobre sistemas operativos libres y propietarios en determinados escenarios.</w:t>
      </w:r>
    </w:p>
    <w:p w:rsidR="00000000" w:rsidDel="00000000" w:rsidP="00000000" w:rsidRDefault="00000000" w:rsidRPr="00000000" w14:paraId="0000000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Glosario:</w:t>
      </w:r>
    </w:p>
    <w:p w:rsidR="00000000" w:rsidDel="00000000" w:rsidP="00000000" w:rsidRDefault="00000000" w:rsidRPr="00000000" w14:paraId="0000000A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Active Directory: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Servicio de directorio de entornos Windows compuesto por una base de datos distribuida y jerárquica que comparte información sobre la infraestructura de la organización y que permite la administración de todos sus elementos (equipos, usuarios, grupos...).</w:t>
      </w:r>
    </w:p>
    <w:p w:rsidR="00000000" w:rsidDel="00000000" w:rsidP="00000000" w:rsidRDefault="00000000" w:rsidRPr="00000000" w14:paraId="0000000C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Core: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Opción de instalación mínima disponible en versiones Standard o Datacenter de Windows Server.</w:t>
      </w:r>
    </w:p>
    <w:p w:rsidR="00000000" w:rsidDel="00000000" w:rsidP="00000000" w:rsidRDefault="00000000" w:rsidRPr="00000000" w14:paraId="0000000E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GNU General Public License versión 3: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Licencia de software libre que permite a los usuarios finales libertad de uso, estudio, compartición y modificación.</w:t>
      </w:r>
    </w:p>
    <w:p w:rsidR="00000000" w:rsidDel="00000000" w:rsidP="00000000" w:rsidRDefault="00000000" w:rsidRPr="00000000" w14:paraId="00000010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Lync Server o Skype Empresarial Server: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Servidor de comunicaciones unificadas (UC). Entre otros, permite la integración con la suite ofimática Office, ofrece servicios de mensajería instantánea (chat de voz y vídeo en tiempo real) y puede integrarse con sistemas PBX existentes o reemplazarlos totalmente.</w:t>
      </w:r>
    </w:p>
    <w:p w:rsidR="00000000" w:rsidDel="00000000" w:rsidP="00000000" w:rsidRDefault="00000000" w:rsidRPr="00000000" w14:paraId="00000012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Sistema gestor de bases de datos con licencia GPL derivado directamente de MySQL tras la adquisición de este último por parte de Oracle.</w:t>
      </w:r>
    </w:p>
    <w:p w:rsidR="00000000" w:rsidDel="00000000" w:rsidP="00000000" w:rsidRDefault="00000000" w:rsidRPr="00000000" w14:paraId="00000014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Member server: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Equipo con sistema operativo de la familia Windows Server dentro de un dominio Active Directory, que trabaja como servidor y que no es controlador de dominio (servidor de archivos, servidor de aplicaciones, servidor de bases de datos, servidor web, servidor de certificados, firewall y servidor de acceso remoto).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MySQL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Sistema gestor de bases de datos de código abierto más popular del mundo. Actualmente pertenece a Oracle. Se distribuye con licencia tanto GPL como comercial.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PBX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Acrónimo de Private Branch Exchange ("red privada de conmutación automática"). Central telefónica privada que se conecta directamente con una pública mediante líneas troncales. Gestiona llamadas internas y externas de forma autónoma y permite que todos los usuarios de la organización compartan líneas telefónicas con el consiguiente ahorro en costes.</w:t>
      </w:r>
    </w:p>
    <w:p w:rsidR="00000000" w:rsidDel="00000000" w:rsidP="00000000" w:rsidRDefault="00000000" w:rsidRPr="00000000" w14:paraId="0000001D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Read-Only: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Término proveniente del inglés que significa "solo lectura" (es decir, no permite cambios).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RSAT: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Acrónimo de Remote Server Administration Tools ("herramientas de administración remota del servidor"). Conjunto de herramientas que permiten a los administradores TI administrar de forma remota roles y características en Windows Server desde un equipo cliente con versión de sistema operativo Windows en versión Professional o Enterprise.</w:t>
      </w:r>
    </w:p>
    <w:p w:rsidR="00000000" w:rsidDel="00000000" w:rsidP="00000000" w:rsidRDefault="00000000" w:rsidRPr="00000000" w14:paraId="0000002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Resumen: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servicios de correo electrónico están formados por un conjunto de protocolos de la capa de aplicación, cada uno de los cuales se ocupa de una tarea determinada.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cuenta de correo electrónico está formada por el nombre del usuario y el nombre del dominio al cual pertenece dicho usuario. Ambas partes están separadas por @.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email dispone de una serie de encabezados que identifican al remitente, al destinatario, el asunto... Puede contener texto u otro tipo de información gracias a la inclusión de los tipos MIME.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uno de los elementos que intervienen en la transferencia o consulta de correos se denomina agente. Pueden ser MUA (encargado de componer, enviar y recibir emails en el lado cliente), MTA (encargado de recoger emails enviados por los MUA u otros MTA) o MDA (encargado de recibir los emails).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protocolos empleados son POP (para la descarga de correos al equipo cliente, desde donde pueden leerse posteriormente), IMAP (para la consulta de correos a través de la red sin necesidad de descargarlos desde el servidor) y SMTP (para la transferencia de correos desde un cliente al servidor, así como entre servidores).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protocolos POP, IMAP y SMTP </w:t>
      </w:r>
      <w:sdt>
        <w:sdtPr>
          <w:tag w:val="goog_rdk_0"/>
        </w:sdtPr>
        <w:sdtContent>
          <w:ins w:author="Daniel Alonso" w:id="0" w:date="2023-12-13T07:56:05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admite</w:t>
            </w:r>
          </w:ins>
        </w:sdtContent>
      </w:sdt>
      <w:sdt>
        <w:sdtPr>
          <w:tag w:val="goog_rdk_1"/>
        </w:sdtPr>
        <w:sdtContent>
          <w:del w:author="Daniel Alonso" w:id="0" w:date="2023-12-13T07:56:05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admiten</w:delText>
            </w:r>
          </w:del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conexiones seguras basadas en el empleo de SSL/TLS.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tecnologías servidor se puede escoger entre: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Exchange Server. Es el servidor de correo nativo de sistemas operativos Microsoft. Se trata de un servidor muy completo que ofrece muchas características extra y que requiere de la existencia de un dominio Active Directory al que debe pertenecer el servidor. Instala el servicio webmail, que permite accesos a través del navegador en la URL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https://FQDN/owa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Postfix y Courier como alternativas para emplear sobre sistemas operativos de la familia Ubuntu Linux. Para ofrecer el servicio webmail, se puede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uso del paquete LAMP Server e integrar sobre él RoundCube.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lado cliente también se puede escoger entre varias alternativas: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Outlook es el cliente de correo nativo de sistemas operativos Microsoft. Viene distribuido con la suite ofimática Microsoft Office y permite una fácil integración con servicios Exchange.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Sylpheed es un simple cliente de escritorio para sistemas Ubuntu Linux. Fácilmente configurable y muy ligero. Mozilla Thunderbird. Se trata de un cliente de escritorio multiplataforma.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qdn/ow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Upl2Jsy5J5wFEnpNTh9wnVX6/g==">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