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Resumen:</w:t>
      </w:r>
    </w:p>
    <w:p w:rsidR="00000000" w:rsidDel="00000000" w:rsidP="00000000" w:rsidRDefault="00000000" w:rsidRPr="00000000" w14:paraId="00000002">
      <w:pPr>
        <w:rPr/>
      </w:pPr>
      <w:r w:rsidDel="00000000" w:rsidR="00000000" w:rsidRPr="00000000">
        <w:rPr>
          <w:rtl w:val="0"/>
        </w:rPr>
        <w:t xml:space="preserve">La práctica consiste en utilizar cifrado simétrico y asimétrico con openssl para simular un caso en el que alguien cifra un mensaje y un receptor lo descifra, openssl es una herramienta que permite cifrar y descifrar mensajes, generar claves semilla/públicas/privadas, creación de certificados x509, CSRs y CRLs entre otras funciones</w:t>
      </w:r>
    </w:p>
    <w:p w:rsidR="00000000" w:rsidDel="00000000" w:rsidP="00000000" w:rsidRDefault="00000000" w:rsidRPr="00000000" w14:paraId="00000003">
      <w:pPr>
        <w:rPr>
          <w:b w:val="1"/>
          <w:color w:val="0070c0"/>
          <w:sz w:val="40"/>
          <w:szCs w:val="40"/>
        </w:rPr>
      </w:pPr>
      <w:r w:rsidDel="00000000" w:rsidR="00000000" w:rsidRPr="00000000">
        <w:rPr>
          <w:b w:val="1"/>
          <w:color w:val="0070c0"/>
          <w:sz w:val="40"/>
          <w:szCs w:val="40"/>
          <w:rtl w:val="0"/>
        </w:rPr>
        <w:t xml:space="preserve">Índice:</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Cifrado simétrico</w:t>
      </w:r>
    </w:p>
    <w:p w:rsidR="00000000" w:rsidDel="00000000" w:rsidP="00000000" w:rsidRDefault="00000000" w:rsidRPr="00000000" w14:paraId="0000000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Crear archivo texto plano</w:t>
      </w:r>
    </w:p>
    <w:p w:rsidR="00000000" w:rsidDel="00000000" w:rsidP="00000000" w:rsidRDefault="00000000" w:rsidRPr="00000000" w14:paraId="0000000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Codificar el archivo en base64</w:t>
      </w:r>
    </w:p>
    <w:p w:rsidR="00000000" w:rsidDel="00000000" w:rsidP="00000000" w:rsidRDefault="00000000" w:rsidRPr="00000000" w14:paraId="0000000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Cifrar el archivo codificado en base64</w:t>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Descifrar el archivo</w:t>
      </w:r>
    </w:p>
    <w:p w:rsidR="00000000" w:rsidDel="00000000" w:rsidP="00000000" w:rsidRDefault="00000000" w:rsidRPr="00000000" w14:paraId="0000000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Calibri" w:cs="Calibri" w:eastAsia="Calibri" w:hAnsi="Calibri"/>
          <w:b w:val="1"/>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Decodificar el archivo descifrado</w:t>
      </w:r>
    </w:p>
    <w:p w:rsidR="00000000" w:rsidDel="00000000" w:rsidP="00000000" w:rsidRDefault="00000000" w:rsidRPr="00000000" w14:paraId="0000000A">
      <w:pPr>
        <w:ind w:left="360" w:firstLine="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Cifrado asimétrico</w:t>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Crear archivo de texto plano</w:t>
      </w:r>
    </w:p>
    <w:p w:rsidR="00000000" w:rsidDel="00000000" w:rsidP="00000000" w:rsidRDefault="00000000" w:rsidRPr="00000000" w14:paraId="0000000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Crear clave semilla</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Crear clave privada a partir de la clave semilla</w:t>
      </w:r>
    </w:p>
    <w:p w:rsidR="00000000" w:rsidDel="00000000" w:rsidP="00000000" w:rsidRDefault="00000000" w:rsidRPr="00000000" w14:paraId="0000000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Crear clave publica a partir de la clave semilla</w:t>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Cifrar el archivo de texto plano con la clave publica</w:t>
      </w:r>
    </w:p>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Calibri" w:cs="Calibri" w:eastAsia="Calibri" w:hAnsi="Calibri"/>
          <w:b w:val="1"/>
          <w:i w:val="0"/>
          <w:smallCaps w:val="0"/>
          <w:strike w:val="0"/>
          <w:color w:val="0070c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Descifrar el archivo cifrado con la clave publica con la clave privada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Parámetros de los comandos de openssl a tener en cuenta</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7" w:right="0" w:hanging="360"/>
        <w:jc w:val="left"/>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enc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encriptar</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7" w:right="0" w:hanging="360"/>
        <w:jc w:val="left"/>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-in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archivo de entrada del comando</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7" w:right="0" w:hanging="360"/>
        <w:jc w:val="left"/>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-out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archivo de salida del comando</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7" w:right="0" w:hanging="360"/>
        <w:jc w:val="left"/>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cbc/ebc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modos de cifrado</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7" w:right="0" w:hanging="360"/>
        <w:jc w:val="left"/>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desencriptar</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7" w:right="0" w:hanging="360"/>
        <w:jc w:val="left"/>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Archivo pem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los archivos pem están codificados en base64 por defecto lo que nos evita tener que crear un archivo de texto plano y luego codificarlo </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27" w:right="0" w:hanging="360"/>
        <w:jc w:val="left"/>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des3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algoritmo de cifrado</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427" w:right="0" w:hanging="360"/>
        <w:jc w:val="left"/>
        <w:rPr/>
      </w:pPr>
      <w:r w:rsidDel="00000000" w:rsidR="00000000" w:rsidRPr="00000000">
        <w:rPr>
          <w:rFonts w:ascii="Calibri" w:cs="Calibri" w:eastAsia="Calibri" w:hAnsi="Calibri"/>
          <w:b w:val="1"/>
          <w:i w:val="0"/>
          <w:smallCaps w:val="0"/>
          <w:strike w:val="0"/>
          <w:color w:val="0070c0"/>
          <w:sz w:val="22"/>
          <w:szCs w:val="22"/>
          <w:u w:val="none"/>
          <w:shd w:fill="auto" w:val="clear"/>
          <w:vertAlign w:val="baseline"/>
          <w:rtl w:val="0"/>
        </w:rPr>
        <w:t xml:space="preserve">pubout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clave </w:t>
      </w:r>
      <w:r w:rsidDel="00000000" w:rsidR="00000000" w:rsidRPr="00000000">
        <w:rPr>
          <w:rtl w:val="0"/>
        </w:rPr>
        <w:t xml:space="preserve">pública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como</w:t>
      </w:r>
      <w:sdt>
        <w:sdtPr>
          <w:tag w:val="goog_rdk_0"/>
        </w:sdtPr>
        <w:sdtContent>
          <w:ins w:author="Daniel Alonso" w:id="0" w:date="2024-03-03T19:00:30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Aquí</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se termino la oración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ins>
        </w:sdtContent>
      </w:sdt>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color w:val="0070c0"/>
          <w:sz w:val="32"/>
          <w:szCs w:val="32"/>
        </w:rPr>
      </w:pPr>
      <w:r w:rsidDel="00000000" w:rsidR="00000000" w:rsidRPr="00000000">
        <w:rPr>
          <w:b w:val="1"/>
          <w:color w:val="0070c0"/>
          <w:sz w:val="32"/>
          <w:szCs w:val="32"/>
          <w:rtl w:val="0"/>
        </w:rPr>
        <w:t xml:space="preserve">Cifrado simétrico</w:t>
      </w:r>
    </w:p>
    <w:p w:rsidR="00000000" w:rsidDel="00000000" w:rsidP="00000000" w:rsidRDefault="00000000" w:rsidRPr="00000000" w14:paraId="00000021">
      <w:pPr>
        <w:rPr>
          <w:b w:val="1"/>
        </w:rPr>
      </w:pPr>
      <w:r w:rsidDel="00000000" w:rsidR="00000000" w:rsidRPr="00000000">
        <w:rPr>
          <w:b w:val="1"/>
          <w:rtl w:val="0"/>
        </w:rPr>
        <w:t xml:space="preserve">Valid</w:t>
      </w:r>
      <w:sdt>
        <w:sdtPr>
          <w:tag w:val="goog_rdk_1"/>
        </w:sdtPr>
        <w:sdtContent>
          <w:ins w:author="Daniel Alonso" w:id="1" w:date="2024-03-03T18:54:13Z">
            <w:r w:rsidDel="00000000" w:rsidR="00000000" w:rsidRPr="00000000">
              <w:rPr>
                <w:b w:val="1"/>
                <w:rtl w:val="0"/>
              </w:rPr>
              <w:t xml:space="preserve">ó</w:t>
            </w:r>
          </w:ins>
        </w:sdtContent>
      </w:sdt>
      <w:sdt>
        <w:sdtPr>
          <w:tag w:val="goog_rdk_2"/>
        </w:sdtPr>
        <w:sdtContent>
          <w:del w:author="Daniel Alonso" w:id="1" w:date="2024-03-03T18:54:13Z">
            <w:r w:rsidDel="00000000" w:rsidR="00000000" w:rsidRPr="00000000">
              <w:rPr>
                <w:b w:val="1"/>
                <w:rtl w:val="0"/>
              </w:rPr>
              <w:delText xml:space="preserve">o</w:delText>
            </w:r>
          </w:del>
        </w:sdtContent>
      </w:sdt>
      <w:r w:rsidDel="00000000" w:rsidR="00000000" w:rsidRPr="00000000">
        <w:rPr>
          <w:b w:val="1"/>
          <w:rtl w:val="0"/>
        </w:rPr>
        <w:t xml:space="preserve"> la versión de openssl con el comando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Openssl version</w:t>
      </w:r>
    </w:p>
    <w:p w:rsidR="00000000" w:rsidDel="00000000" w:rsidP="00000000" w:rsidRDefault="00000000" w:rsidRPr="00000000" w14:paraId="00000023">
      <w:pPr>
        <w:rPr/>
      </w:pPr>
      <w:r w:rsidDel="00000000" w:rsidR="00000000" w:rsidRPr="00000000">
        <w:rPr/>
        <w:drawing>
          <wp:inline distB="0" distT="0" distL="0" distR="0">
            <wp:extent cx="4934639" cy="838317"/>
            <wp:effectExtent b="0" l="0" r="0" t="0"/>
            <wp:docPr id="3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34639" cy="83831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color w:val="0070c0"/>
        </w:rPr>
      </w:pPr>
      <w:r w:rsidDel="00000000" w:rsidR="00000000" w:rsidRPr="00000000">
        <w:rPr>
          <w:b w:val="1"/>
          <w:color w:val="0070c0"/>
          <w:rtl w:val="0"/>
        </w:rPr>
        <w:t xml:space="preserve">1.1 Creó un archivo de texto con el comando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Nano</w:t>
      </w:r>
    </w:p>
    <w:p w:rsidR="00000000" w:rsidDel="00000000" w:rsidP="00000000" w:rsidRDefault="00000000" w:rsidRPr="00000000" w14:paraId="00000026">
      <w:pPr>
        <w:rPr/>
      </w:pPr>
      <w:r w:rsidDel="00000000" w:rsidR="00000000" w:rsidRPr="00000000">
        <w:rPr/>
        <w:drawing>
          <wp:inline distB="0" distT="0" distL="0" distR="0">
            <wp:extent cx="4925112" cy="657317"/>
            <wp:effectExtent b="0" l="0" r="0" t="0"/>
            <wp:docPr id="41"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925112" cy="65731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0" distT="0" distL="0" distR="0">
            <wp:extent cx="5400040" cy="782955"/>
            <wp:effectExtent b="0" l="0" r="0" t="0"/>
            <wp:docPr id="3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400040" cy="78295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color w:val="0070c0"/>
          <w:rtl w:val="0"/>
        </w:rPr>
        <w:t xml:space="preserve">1.2 </w:t>
      </w:r>
      <w:r w:rsidDel="00000000" w:rsidR="00000000" w:rsidRPr="00000000">
        <w:rPr>
          <w:b w:val="1"/>
          <w:color w:val="0070c0"/>
          <w:rtl w:val="0"/>
        </w:rPr>
        <w:t xml:space="preserve">Codifico</w:t>
      </w:r>
      <w:r w:rsidDel="00000000" w:rsidR="00000000" w:rsidRPr="00000000">
        <w:rPr>
          <w:b w:val="1"/>
          <w:color w:val="0070c0"/>
          <w:rtl w:val="0"/>
        </w:rPr>
        <w:t xml:space="preserve"> el archivo de texto con el comando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593"/>
        </w:tabs>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sdt>
        <w:sdtPr>
          <w:tag w:val="goog_rdk_4"/>
        </w:sdtPr>
        <w:sdtContent>
          <w:ins w:author="Daniel Alonso" w:id="2" w:date="2024-03-03T19:17:52Z">
            <w:r w:rsidDel="00000000" w:rsidR="00000000" w:rsidRPr="00000000">
              <w:rPr>
                <w:b w:val="1"/>
                <w:rtl w:val="0"/>
              </w:rPr>
              <w:t xml:space="preserve">o</w:t>
            </w:r>
          </w:ins>
        </w:sdtContent>
      </w:sdt>
      <w:sdt>
        <w:sdtPr>
          <w:tag w:val="goog_rdk_5"/>
        </w:sdtPr>
        <w:sdtContent>
          <w:del w:author="Daniel Alonso" w:id="2" w:date="2024-03-03T19:17:52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delText xml:space="preserve">O</w:delText>
            </w:r>
          </w:del>
        </w:sdtContent>
      </w:sd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penssl enc -base64 -in lucas.txt -out lucas.base64</w:t>
      </w:r>
    </w:p>
    <w:p w:rsidR="00000000" w:rsidDel="00000000" w:rsidP="00000000" w:rsidRDefault="00000000" w:rsidRPr="00000000" w14:paraId="0000002A">
      <w:pPr>
        <w:tabs>
          <w:tab w:val="left" w:leader="none" w:pos="5593"/>
        </w:tabs>
        <w:rPr/>
      </w:pPr>
      <w:r w:rsidDel="00000000" w:rsidR="00000000" w:rsidRPr="00000000">
        <w:rPr/>
        <w:drawing>
          <wp:inline distB="0" distT="0" distL="0" distR="0">
            <wp:extent cx="5400040" cy="418465"/>
            <wp:effectExtent b="0" l="0" r="0" t="0"/>
            <wp:docPr id="4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00040" cy="41846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tabs>
          <w:tab w:val="left" w:leader="none" w:pos="5593"/>
        </w:tabs>
        <w:rPr>
          <w:b w:val="1"/>
        </w:rPr>
      </w:pPr>
      <w:r w:rsidDel="00000000" w:rsidR="00000000" w:rsidRPr="00000000">
        <w:rPr>
          <w:b w:val="1"/>
          <w:rtl w:val="0"/>
        </w:rPr>
        <w:t xml:space="preserve">Con esto tengo dos archivos uno en texto plano y otro codificado en base64</w:t>
      </w:r>
    </w:p>
    <w:p w:rsidR="00000000" w:rsidDel="00000000" w:rsidP="00000000" w:rsidRDefault="00000000" w:rsidRPr="00000000" w14:paraId="0000002C">
      <w:pPr>
        <w:tabs>
          <w:tab w:val="left" w:leader="none" w:pos="5593"/>
        </w:tabs>
        <w:rPr/>
      </w:pPr>
      <w:r w:rsidDel="00000000" w:rsidR="00000000" w:rsidRPr="00000000">
        <w:rPr>
          <w:rtl w:val="0"/>
        </w:rPr>
      </w:r>
    </w:p>
    <w:p w:rsidR="00000000" w:rsidDel="00000000" w:rsidP="00000000" w:rsidRDefault="00000000" w:rsidRPr="00000000" w14:paraId="0000002D">
      <w:pPr>
        <w:tabs>
          <w:tab w:val="left" w:leader="none" w:pos="5593"/>
        </w:tabs>
        <w:rPr/>
      </w:pPr>
      <w:r w:rsidDel="00000000" w:rsidR="00000000" w:rsidRPr="00000000">
        <w:rPr/>
        <w:drawing>
          <wp:inline distB="0" distT="0" distL="0" distR="0">
            <wp:extent cx="1603805" cy="876095"/>
            <wp:effectExtent b="0" l="0" r="0" t="0"/>
            <wp:docPr id="44" name="image22.png"/>
            <a:graphic>
              <a:graphicData uri="http://schemas.openxmlformats.org/drawingml/2006/picture">
                <pic:pic>
                  <pic:nvPicPr>
                    <pic:cNvPr id="0" name="image22.png"/>
                    <pic:cNvPicPr preferRelativeResize="0"/>
                  </pic:nvPicPr>
                  <pic:blipFill>
                    <a:blip r:embed="rId11"/>
                    <a:srcRect b="0" l="7133" r="16435" t="0"/>
                    <a:stretch>
                      <a:fillRect/>
                    </a:stretch>
                  </pic:blipFill>
                  <pic:spPr>
                    <a:xfrm>
                      <a:off x="0" y="0"/>
                      <a:ext cx="1603805" cy="87609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1811344</wp:posOffset>
            </wp:positionH>
            <wp:positionV relativeFrom="paragraph">
              <wp:posOffset>11578</wp:posOffset>
            </wp:positionV>
            <wp:extent cx="3902075" cy="863600"/>
            <wp:effectExtent b="0" l="0" r="0" t="0"/>
            <wp:wrapSquare wrapText="bothSides" distB="0" distT="0" distL="114300" distR="114300"/>
            <wp:docPr id="5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902075" cy="863600"/>
                    </a:xfrm>
                    <a:prstGeom prst="rect"/>
                    <a:ln/>
                  </pic:spPr>
                </pic:pic>
              </a:graphicData>
            </a:graphic>
          </wp:anchor>
        </w:drawing>
      </w:r>
    </w:p>
    <w:p w:rsidR="00000000" w:rsidDel="00000000" w:rsidP="00000000" w:rsidRDefault="00000000" w:rsidRPr="00000000" w14:paraId="0000002E">
      <w:pPr>
        <w:tabs>
          <w:tab w:val="left" w:leader="none" w:pos="5593"/>
        </w:tabs>
        <w:rPr/>
      </w:pPr>
      <w:r w:rsidDel="00000000" w:rsidR="00000000" w:rsidRPr="00000000">
        <w:rPr>
          <w:rtl w:val="0"/>
        </w:rPr>
      </w:r>
    </w:p>
    <w:p w:rsidR="00000000" w:rsidDel="00000000" w:rsidP="00000000" w:rsidRDefault="00000000" w:rsidRPr="00000000" w14:paraId="0000002F">
      <w:pPr>
        <w:tabs>
          <w:tab w:val="left" w:leader="none" w:pos="5593"/>
        </w:tabs>
        <w:rPr>
          <w:b w:val="1"/>
          <w:color w:val="0070c0"/>
        </w:rPr>
      </w:pPr>
      <w:r w:rsidDel="00000000" w:rsidR="00000000" w:rsidRPr="00000000">
        <w:rPr>
          <w:b w:val="1"/>
          <w:color w:val="0070c0"/>
          <w:rtl w:val="0"/>
        </w:rPr>
        <w:t xml:space="preserve">1.3 Ahora ciframos el archivo codificado en base64 con el comando: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593"/>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openssl enc -aes-256-cbc -in lucas.base64 -out lucascifrado</w:t>
      </w:r>
    </w:p>
    <w:p w:rsidR="00000000" w:rsidDel="00000000" w:rsidP="00000000" w:rsidRDefault="00000000" w:rsidRPr="00000000" w14:paraId="00000031">
      <w:pPr>
        <w:tabs>
          <w:tab w:val="left" w:leader="none" w:pos="5593"/>
        </w:tabs>
        <w:rPr/>
      </w:pPr>
      <w:r w:rsidDel="00000000" w:rsidR="00000000" w:rsidRPr="00000000">
        <w:rPr/>
        <w:drawing>
          <wp:inline distB="0" distT="0" distL="0" distR="0">
            <wp:extent cx="5400040" cy="868045"/>
            <wp:effectExtent b="0" l="0" r="0" t="0"/>
            <wp:docPr id="43"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400040" cy="86804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tabs>
          <w:tab w:val="left" w:leader="none" w:pos="5593"/>
        </w:tabs>
        <w:rPr>
          <w:b w:val="1"/>
        </w:rPr>
      </w:pPr>
      <w:r w:rsidDel="00000000" w:rsidR="00000000" w:rsidRPr="00000000">
        <w:rPr>
          <w:b w:val="1"/>
          <w:rtl w:val="0"/>
        </w:rPr>
        <w:t xml:space="preserve">Asignamos una contraseña al cifrado y listo</w:t>
      </w:r>
    </w:p>
    <w:p w:rsidR="00000000" w:rsidDel="00000000" w:rsidP="00000000" w:rsidRDefault="00000000" w:rsidRPr="00000000" w14:paraId="00000033">
      <w:pPr>
        <w:tabs>
          <w:tab w:val="left" w:leader="none" w:pos="5593"/>
        </w:tabs>
        <w:rPr/>
      </w:pPr>
      <w:r w:rsidDel="00000000" w:rsidR="00000000" w:rsidRPr="00000000">
        <w:rPr/>
        <w:drawing>
          <wp:inline distB="0" distT="0" distL="0" distR="0">
            <wp:extent cx="3839111" cy="1152686"/>
            <wp:effectExtent b="0" l="0" r="0" t="0"/>
            <wp:docPr id="4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839111" cy="115268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tabs>
          <w:tab w:val="left" w:leader="none" w:pos="5593"/>
        </w:tabs>
        <w:rPr>
          <w:b w:val="1"/>
          <w:color w:val="0070c0"/>
        </w:rPr>
      </w:pPr>
      <w:r w:rsidDel="00000000" w:rsidR="00000000" w:rsidRPr="00000000">
        <w:rPr>
          <w:b w:val="1"/>
          <w:color w:val="0070c0"/>
          <w:rtl w:val="0"/>
        </w:rPr>
        <w:t xml:space="preserve">1.4 Para descifrar el archivo primero hay que decodificarlo con el comando:</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593"/>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openssl enc -aes-256-cbc -d -in lucascifrado -out lucasdecodificado</w:t>
      </w:r>
    </w:p>
    <w:p w:rsidR="00000000" w:rsidDel="00000000" w:rsidP="00000000" w:rsidRDefault="00000000" w:rsidRPr="00000000" w14:paraId="00000036">
      <w:pPr>
        <w:tabs>
          <w:tab w:val="left" w:leader="none" w:pos="5593"/>
        </w:tabs>
        <w:rPr/>
      </w:pPr>
      <w:r w:rsidDel="00000000" w:rsidR="00000000" w:rsidRPr="00000000">
        <w:rPr/>
        <w:drawing>
          <wp:inline distB="0" distT="0" distL="0" distR="0">
            <wp:extent cx="5400040" cy="640715"/>
            <wp:effectExtent b="0" l="0" r="0" t="0"/>
            <wp:docPr id="4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400040" cy="64071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tabs>
          <w:tab w:val="left" w:leader="none" w:pos="5593"/>
        </w:tabs>
        <w:rPr>
          <w:b w:val="1"/>
        </w:rPr>
      </w:pPr>
      <w:r w:rsidDel="00000000" w:rsidR="00000000" w:rsidRPr="00000000">
        <w:rPr>
          <w:b w:val="1"/>
          <w:rtl w:val="0"/>
        </w:rPr>
        <w:t xml:space="preserve">Utilizamos la contraseña anterior para ello y listo</w:t>
      </w:r>
    </w:p>
    <w:p w:rsidR="00000000" w:rsidDel="00000000" w:rsidP="00000000" w:rsidRDefault="00000000" w:rsidRPr="00000000" w14:paraId="00000038">
      <w:pPr>
        <w:tabs>
          <w:tab w:val="left" w:leader="none" w:pos="5593"/>
        </w:tabs>
        <w:rPr/>
      </w:pPr>
      <w:r w:rsidDel="00000000" w:rsidR="00000000" w:rsidRPr="00000000">
        <w:rPr/>
        <w:drawing>
          <wp:inline distB="0" distT="0" distL="0" distR="0">
            <wp:extent cx="4810796" cy="971686"/>
            <wp:effectExtent b="0" l="0" r="0" t="0"/>
            <wp:docPr id="4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810796" cy="97168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tabs>
          <w:tab w:val="left" w:leader="none" w:pos="5593"/>
        </w:tabs>
        <w:rPr/>
      </w:pPr>
      <w:r w:rsidDel="00000000" w:rsidR="00000000" w:rsidRPr="00000000">
        <w:rPr>
          <w:rtl w:val="0"/>
        </w:rPr>
      </w:r>
    </w:p>
    <w:p w:rsidR="00000000" w:rsidDel="00000000" w:rsidP="00000000" w:rsidRDefault="00000000" w:rsidRPr="00000000" w14:paraId="0000003A">
      <w:pPr>
        <w:tabs>
          <w:tab w:val="left" w:leader="none" w:pos="5593"/>
        </w:tabs>
        <w:rPr>
          <w:b w:val="1"/>
          <w:color w:val="0070c0"/>
        </w:rPr>
      </w:pPr>
      <w:r w:rsidDel="00000000" w:rsidR="00000000" w:rsidRPr="00000000">
        <w:rPr>
          <w:b w:val="1"/>
          <w:color w:val="0070c0"/>
          <w:rtl w:val="0"/>
        </w:rPr>
        <w:t xml:space="preserve">1.5 Después de decodificar el archivo podemos descifrarlo con el siguiente comando:</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593"/>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openssl enc -base64 -d -in lucasdecodificado -out lucasdescifrado</w:t>
      </w:r>
    </w:p>
    <w:p w:rsidR="00000000" w:rsidDel="00000000" w:rsidP="00000000" w:rsidRDefault="00000000" w:rsidRPr="00000000" w14:paraId="0000003C">
      <w:pPr>
        <w:tabs>
          <w:tab w:val="left" w:leader="none" w:pos="5593"/>
        </w:tabs>
        <w:rPr/>
      </w:pPr>
      <w:r w:rsidDel="00000000" w:rsidR="00000000" w:rsidRPr="00000000">
        <w:rPr/>
        <w:drawing>
          <wp:inline distB="0" distT="0" distL="0" distR="0">
            <wp:extent cx="5400040" cy="368935"/>
            <wp:effectExtent b="0" l="0" r="0" t="0"/>
            <wp:docPr id="4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400040" cy="36893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tabs>
          <w:tab w:val="left" w:leader="none" w:pos="5593"/>
        </w:tabs>
        <w:rPr/>
      </w:pPr>
      <w:r w:rsidDel="00000000" w:rsidR="00000000" w:rsidRPr="00000000">
        <w:rPr/>
        <w:drawing>
          <wp:inline distB="0" distT="0" distL="0" distR="0">
            <wp:extent cx="5400040" cy="1104265"/>
            <wp:effectExtent b="0" l="0" r="0" t="0"/>
            <wp:docPr id="4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400040" cy="110426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tabs>
          <w:tab w:val="left" w:leader="none" w:pos="5593"/>
        </w:tabs>
        <w:rPr>
          <w:b w:val="1"/>
        </w:rPr>
      </w:pPr>
      <w:r w:rsidDel="00000000" w:rsidR="00000000" w:rsidRPr="00000000">
        <w:rPr>
          <w:b w:val="1"/>
          <w:rtl w:val="0"/>
        </w:rPr>
        <w:t xml:space="preserve">Podemos comprobar que el contenido del archivo es el mismo que escribimos al principio</w:t>
      </w:r>
    </w:p>
    <w:p w:rsidR="00000000" w:rsidDel="00000000" w:rsidP="00000000" w:rsidRDefault="00000000" w:rsidRPr="00000000" w14:paraId="0000003F">
      <w:pPr>
        <w:tabs>
          <w:tab w:val="left" w:leader="none" w:pos="5593"/>
        </w:tabs>
        <w:rPr/>
      </w:pPr>
      <w:r w:rsidDel="00000000" w:rsidR="00000000" w:rsidRPr="00000000">
        <w:rPr/>
        <w:drawing>
          <wp:inline distB="0" distT="0" distL="0" distR="0">
            <wp:extent cx="5400040" cy="827405"/>
            <wp:effectExtent b="0" l="0" r="0" t="0"/>
            <wp:docPr id="50"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400040" cy="82740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tabs>
          <w:tab w:val="left" w:leader="none" w:pos="5593"/>
        </w:tabs>
        <w:rPr>
          <w:b w:val="1"/>
          <w:i w:val="1"/>
          <w:color w:val="0070c0"/>
        </w:rPr>
      </w:pPr>
      <w:r w:rsidDel="00000000" w:rsidR="00000000" w:rsidRPr="00000000">
        <w:rPr>
          <w:b w:val="1"/>
          <w:i w:val="1"/>
          <w:color w:val="0070c0"/>
          <w:rtl w:val="0"/>
        </w:rPr>
        <w:t xml:space="preserve">En esta última foto podemos apreciar el proceso en orden de izquierda a derecha de como hemos creado un archivo de texto plano, luego lo hemos codificado en base64 para después cifrarlo con una contraseña la cual es supuesto receptor debería utilizar para descifrarlo y finalmente decodificarlo para obtener de nuevo el texto plano.</w:t>
      </w:r>
    </w:p>
    <w:p w:rsidR="00000000" w:rsidDel="00000000" w:rsidP="00000000" w:rsidRDefault="00000000" w:rsidRPr="00000000" w14:paraId="00000041">
      <w:pPr>
        <w:tabs>
          <w:tab w:val="left" w:leader="none" w:pos="5593"/>
        </w:tabs>
        <w:rPr>
          <w:b w:val="1"/>
          <w:i w:val="1"/>
          <w:color w:val="0070c0"/>
        </w:rPr>
      </w:pPr>
      <w:r w:rsidDel="00000000" w:rsidR="00000000" w:rsidRPr="00000000">
        <w:rPr>
          <w:b w:val="1"/>
          <w:i w:val="1"/>
          <w:color w:val="0070c0"/>
          <w:rtl w:val="0"/>
        </w:rPr>
        <w:t xml:space="preserve">Esto es cifrado simétrico, se ha utilizado la misma clave para codificarlo y decodificarlo</w:t>
      </w:r>
    </w:p>
    <w:p w:rsidR="00000000" w:rsidDel="00000000" w:rsidP="00000000" w:rsidRDefault="00000000" w:rsidRPr="00000000" w14:paraId="00000042">
      <w:pPr>
        <w:tabs>
          <w:tab w:val="left" w:leader="none" w:pos="5593"/>
        </w:tabs>
        <w:rPr>
          <w:b w:val="1"/>
          <w:color w:val="0070c0"/>
          <w:sz w:val="32"/>
          <w:szCs w:val="32"/>
        </w:rPr>
      </w:pPr>
      <w:r w:rsidDel="00000000" w:rsidR="00000000" w:rsidRPr="00000000">
        <w:rPr>
          <w:b w:val="1"/>
          <w:color w:val="0070c0"/>
          <w:sz w:val="32"/>
          <w:szCs w:val="32"/>
          <w:rtl w:val="0"/>
        </w:rPr>
        <w:t xml:space="preserve">Cifrado asimétrico</w:t>
      </w:r>
    </w:p>
    <w:p w:rsidR="00000000" w:rsidDel="00000000" w:rsidP="00000000" w:rsidRDefault="00000000" w:rsidRPr="00000000" w14:paraId="00000043">
      <w:pPr>
        <w:tabs>
          <w:tab w:val="left" w:leader="none" w:pos="5593"/>
        </w:tabs>
        <w:rPr>
          <w:b w:val="1"/>
          <w:color w:val="0070c0"/>
        </w:rPr>
      </w:pPr>
      <w:r w:rsidDel="00000000" w:rsidR="00000000" w:rsidRPr="00000000">
        <w:rPr>
          <w:b w:val="1"/>
          <w:color w:val="0070c0"/>
          <w:rtl w:val="0"/>
        </w:rPr>
        <w:t xml:space="preserve">2.1 Creamos un archivo de texto plano con el comando</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593"/>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nano</w:t>
      </w:r>
    </w:p>
    <w:p w:rsidR="00000000" w:rsidDel="00000000" w:rsidP="00000000" w:rsidRDefault="00000000" w:rsidRPr="00000000" w14:paraId="00000045">
      <w:pPr>
        <w:tabs>
          <w:tab w:val="left" w:leader="none" w:pos="5593"/>
        </w:tabs>
        <w:rPr/>
      </w:pPr>
      <w:r w:rsidDel="00000000" w:rsidR="00000000" w:rsidRPr="00000000">
        <w:rPr/>
        <w:drawing>
          <wp:inline distB="0" distT="0" distL="0" distR="0">
            <wp:extent cx="4944165" cy="714475"/>
            <wp:effectExtent b="0" l="0" r="0" t="0"/>
            <wp:docPr id="51"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944165" cy="7144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tabs>
          <w:tab w:val="left" w:leader="none" w:pos="5593"/>
        </w:tabs>
        <w:rPr/>
      </w:pPr>
      <w:r w:rsidDel="00000000" w:rsidR="00000000" w:rsidRPr="00000000">
        <w:rPr/>
        <w:drawing>
          <wp:inline distB="0" distT="0" distL="0" distR="0">
            <wp:extent cx="4839375" cy="895475"/>
            <wp:effectExtent b="0" l="0" r="0" t="0"/>
            <wp:docPr id="52"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839375" cy="8954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tabs>
          <w:tab w:val="left" w:leader="none" w:pos="5593"/>
        </w:tabs>
        <w:rPr>
          <w:b w:val="1"/>
          <w:color w:val="0070c0"/>
        </w:rPr>
      </w:pPr>
      <w:r w:rsidDel="00000000" w:rsidR="00000000" w:rsidRPr="00000000">
        <w:rPr>
          <w:b w:val="1"/>
          <w:color w:val="0070c0"/>
          <w:rtl w:val="0"/>
        </w:rPr>
        <w:t xml:space="preserve">2.2 Ahora vamos a crear la “Clave semilla” para generar la clave publica y privada, para ello utilizamos el comando: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593"/>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openssl genrsa -out lucasseed.pem</w:t>
      </w:r>
    </w:p>
    <w:p w:rsidR="00000000" w:rsidDel="00000000" w:rsidP="00000000" w:rsidRDefault="00000000" w:rsidRPr="00000000" w14:paraId="00000049">
      <w:pPr>
        <w:tabs>
          <w:tab w:val="left" w:leader="none" w:pos="5593"/>
        </w:tabs>
        <w:rPr/>
      </w:pPr>
      <w:r w:rsidDel="00000000" w:rsidR="00000000" w:rsidRPr="00000000">
        <w:rPr/>
        <w:drawing>
          <wp:inline distB="0" distT="0" distL="0" distR="0">
            <wp:extent cx="5400040" cy="1107440"/>
            <wp:effectExtent b="0" l="0" r="0" t="0"/>
            <wp:docPr id="54"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400040" cy="110744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tabs>
          <w:tab w:val="left" w:leader="none" w:pos="5593"/>
        </w:tabs>
        <w:rPr>
          <w:b w:val="1"/>
          <w:color w:val="0070c0"/>
        </w:rPr>
      </w:pPr>
      <w:r w:rsidDel="00000000" w:rsidR="00000000" w:rsidRPr="00000000">
        <w:rPr>
          <w:b w:val="1"/>
          <w:color w:val="0070c0"/>
          <w:rtl w:val="0"/>
        </w:rPr>
        <w:t xml:space="preserve">2.3 Una vez hemos creado la clave semilla, generamos la clave publica a partir de ella con el comando:</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593"/>
        </w:tabs>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openssl rsa -in lucasseed.pem -des3 -out lucasprivkey.pem</w:t>
      </w:r>
    </w:p>
    <w:p w:rsidR="00000000" w:rsidDel="00000000" w:rsidP="00000000" w:rsidRDefault="00000000" w:rsidRPr="00000000" w14:paraId="0000004C">
      <w:pPr>
        <w:tabs>
          <w:tab w:val="left" w:leader="none" w:pos="5593"/>
        </w:tabs>
        <w:rPr/>
      </w:pPr>
      <w:r w:rsidDel="00000000" w:rsidR="00000000" w:rsidRPr="00000000">
        <w:rPr/>
        <w:drawing>
          <wp:inline distB="0" distT="0" distL="0" distR="0">
            <wp:extent cx="5400040" cy="691515"/>
            <wp:effectExtent b="0" l="0" r="0" t="0"/>
            <wp:docPr id="5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400040" cy="69151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tabs>
          <w:tab w:val="left" w:leader="none" w:pos="5593"/>
        </w:tabs>
        <w:rPr>
          <w:b w:val="1"/>
        </w:rPr>
      </w:pPr>
      <w:r w:rsidDel="00000000" w:rsidR="00000000" w:rsidRPr="00000000">
        <w:rPr>
          <w:b w:val="1"/>
          <w:rtl w:val="0"/>
        </w:rPr>
        <w:t xml:space="preserve">Asignamos una contraseña a la clave y listo</w:t>
      </w:r>
    </w:p>
    <w:p w:rsidR="00000000" w:rsidDel="00000000" w:rsidP="00000000" w:rsidRDefault="00000000" w:rsidRPr="00000000" w14:paraId="0000004E">
      <w:pPr>
        <w:tabs>
          <w:tab w:val="left" w:leader="none" w:pos="5593"/>
        </w:tabs>
        <w:rPr/>
      </w:pPr>
      <w:r w:rsidDel="00000000" w:rsidR="00000000" w:rsidRPr="00000000">
        <w:rPr>
          <w:rtl w:val="0"/>
        </w:rPr>
      </w:r>
    </w:p>
    <w:p w:rsidR="00000000" w:rsidDel="00000000" w:rsidP="00000000" w:rsidRDefault="00000000" w:rsidRPr="00000000" w14:paraId="0000004F">
      <w:pPr>
        <w:tabs>
          <w:tab w:val="left" w:leader="none" w:pos="5593"/>
        </w:tabs>
        <w:rPr>
          <w:b w:val="1"/>
          <w:color w:val="0070c0"/>
        </w:rPr>
      </w:pPr>
      <w:r w:rsidDel="00000000" w:rsidR="00000000" w:rsidRPr="00000000">
        <w:rPr>
          <w:b w:val="1"/>
          <w:color w:val="0070c0"/>
          <w:rtl w:val="0"/>
        </w:rPr>
        <w:t xml:space="preserve">2.4 Ahora generamos la clave publica a partir de la clave semilla con el comando:</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593"/>
        </w:tabs>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openssl rsa -in lucasseed.pem -pubout -out lucaspublickey.pem</w:t>
      </w:r>
    </w:p>
    <w:p w:rsidR="00000000" w:rsidDel="00000000" w:rsidP="00000000" w:rsidRDefault="00000000" w:rsidRPr="00000000" w14:paraId="00000051">
      <w:pPr>
        <w:tabs>
          <w:tab w:val="left" w:leader="none" w:pos="5593"/>
        </w:tabs>
        <w:rPr/>
      </w:pPr>
      <w:r w:rsidDel="00000000" w:rsidR="00000000" w:rsidRPr="00000000">
        <w:rPr/>
        <w:drawing>
          <wp:inline distB="0" distT="0" distL="0" distR="0">
            <wp:extent cx="5400040" cy="518795"/>
            <wp:effectExtent b="0" l="0" r="0" t="0"/>
            <wp:docPr id="56"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400040" cy="51879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tabs>
          <w:tab w:val="left" w:leader="none" w:pos="5593"/>
        </w:tabs>
        <w:rPr/>
      </w:pPr>
      <w:r w:rsidDel="00000000" w:rsidR="00000000" w:rsidRPr="00000000">
        <w:rPr>
          <w:rtl w:val="0"/>
        </w:rPr>
      </w:r>
    </w:p>
    <w:p w:rsidR="00000000" w:rsidDel="00000000" w:rsidP="00000000" w:rsidRDefault="00000000" w:rsidRPr="00000000" w14:paraId="00000053">
      <w:pPr>
        <w:tabs>
          <w:tab w:val="left" w:leader="none" w:pos="5593"/>
        </w:tabs>
        <w:rPr/>
      </w:pPr>
      <w:r w:rsidDel="00000000" w:rsidR="00000000" w:rsidRPr="00000000">
        <w:rPr>
          <w:rtl w:val="0"/>
        </w:rPr>
      </w:r>
    </w:p>
    <w:p w:rsidR="00000000" w:rsidDel="00000000" w:rsidP="00000000" w:rsidRDefault="00000000" w:rsidRPr="00000000" w14:paraId="00000054">
      <w:pPr>
        <w:tabs>
          <w:tab w:val="left" w:leader="none" w:pos="5593"/>
        </w:tabs>
        <w:rPr/>
      </w:pPr>
      <w:r w:rsidDel="00000000" w:rsidR="00000000" w:rsidRPr="00000000">
        <w:rPr>
          <w:rtl w:val="0"/>
        </w:rPr>
      </w:r>
    </w:p>
    <w:p w:rsidR="00000000" w:rsidDel="00000000" w:rsidP="00000000" w:rsidRDefault="00000000" w:rsidRPr="00000000" w14:paraId="00000055">
      <w:pPr>
        <w:tabs>
          <w:tab w:val="left" w:leader="none" w:pos="5593"/>
        </w:tabs>
        <w:rPr>
          <w:b w:val="1"/>
        </w:rPr>
      </w:pPr>
      <w:r w:rsidDel="00000000" w:rsidR="00000000" w:rsidRPr="00000000">
        <w:rPr>
          <w:b w:val="1"/>
          <w:rtl w:val="0"/>
        </w:rPr>
        <w:t xml:space="preserve">En esta foto podemos ver la Clave “semilla” y las clave publica y privada creadas a partir de ella</w:t>
      </w:r>
    </w:p>
    <w:p w:rsidR="00000000" w:rsidDel="00000000" w:rsidP="00000000" w:rsidRDefault="00000000" w:rsidRPr="00000000" w14:paraId="00000056">
      <w:pPr>
        <w:tabs>
          <w:tab w:val="left" w:leader="none" w:pos="5593"/>
        </w:tabs>
        <w:rPr/>
      </w:pPr>
      <w:r w:rsidDel="00000000" w:rsidR="00000000" w:rsidRPr="00000000">
        <w:rPr/>
        <w:drawing>
          <wp:inline distB="0" distT="0" distL="0" distR="0">
            <wp:extent cx="3836412" cy="1006701"/>
            <wp:effectExtent b="0" l="0" r="0" t="0"/>
            <wp:docPr id="57" name="image21.png"/>
            <a:graphic>
              <a:graphicData uri="http://schemas.openxmlformats.org/drawingml/2006/picture">
                <pic:pic>
                  <pic:nvPicPr>
                    <pic:cNvPr id="0" name="image21.png"/>
                    <pic:cNvPicPr preferRelativeResize="0"/>
                  </pic:nvPicPr>
                  <pic:blipFill>
                    <a:blip r:embed="rId25"/>
                    <a:srcRect b="14159" l="0" r="0" t="0"/>
                    <a:stretch>
                      <a:fillRect/>
                    </a:stretch>
                  </pic:blipFill>
                  <pic:spPr>
                    <a:xfrm>
                      <a:off x="0" y="0"/>
                      <a:ext cx="3836412" cy="1006701"/>
                    </a:xfrm>
                    <a:prstGeom prst="rect"/>
                    <a:ln/>
                  </pic:spPr>
                </pic:pic>
              </a:graphicData>
            </a:graphic>
          </wp:inline>
        </w:drawing>
      </w:r>
      <w:r w:rsidDel="00000000" w:rsidR="00000000" w:rsidRPr="00000000">
        <w:rPr>
          <w:rtl w:val="0"/>
        </w:rPr>
      </w:r>
    </w:p>
    <w:sdt>
      <w:sdtPr>
        <w:tag w:val="goog_rdk_7"/>
      </w:sdtPr>
      <w:sdtContent>
        <w:p w:rsidR="00000000" w:rsidDel="00000000" w:rsidP="00000000" w:rsidRDefault="00000000" w:rsidRPr="00000000" w14:paraId="00000057">
          <w:pPr>
            <w:tabs>
              <w:tab w:val="left" w:leader="none" w:pos="5593"/>
            </w:tabs>
            <w:rPr>
              <w:del w:author="Daniel Alonso" w:id="3" w:date="2024-03-03T20:33:52Z"/>
              <w:b w:val="1"/>
              <w:color w:val="0070c0"/>
            </w:rPr>
          </w:pPr>
          <w:r w:rsidDel="00000000" w:rsidR="00000000" w:rsidRPr="00000000">
            <w:rPr>
              <w:b w:val="1"/>
              <w:color w:val="0070c0"/>
              <w:rtl w:val="0"/>
            </w:rPr>
            <w:t xml:space="preserve">2.5 Una vez tenemos generadas ambas claves (publica y privada), vamos a cifrar el archivo de texto que creamos antes con la clave publica con el comando:</w:t>
          </w:r>
          <w:sdt>
            <w:sdtPr>
              <w:tag w:val="goog_rdk_6"/>
            </w:sdtPr>
            <w:sdtContent>
              <w:del w:author="Daniel Alonso" w:id="3" w:date="2024-03-03T20:33:52Z">
                <w:r w:rsidDel="00000000" w:rsidR="00000000" w:rsidRPr="00000000">
                  <w:rPr>
                    <w:rtl w:val="0"/>
                  </w:rPr>
                </w:r>
              </w:del>
            </w:sdtContent>
          </w:sdt>
        </w:p>
      </w:sdtContent>
    </w:sdt>
    <w:sdt>
      <w:sdtPr>
        <w:tag w:val="goog_rdk_8"/>
      </w:sdtPr>
      <w:sdtContent>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593"/>
            </w:tabs>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Change w:author="Daniel Alonso" w:id="4" w:date="2024-03-03T20:33:49Z">
                <w:rPr/>
              </w:rPrChange>
            </w:rPr>
            <w:pPrChange w:author="Daniel Alonso" w:id="0" w:date="2024-03-03T20:33:49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593"/>
                </w:tabs>
                <w:spacing w:after="0" w:before="0" w:line="259" w:lineRule="auto"/>
                <w:ind w:left="720" w:right="0" w:hanging="360"/>
                <w:jc w:val="left"/>
              </w:pPr>
            </w:pPrChange>
          </w:pPr>
          <w:r w:rsidDel="00000000" w:rsidR="00000000" w:rsidRPr="00000000">
            <w:rPr>
              <w:rtl w:val="0"/>
            </w:rPr>
          </w:r>
        </w:p>
      </w:sdtContent>
    </w:sdt>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593"/>
        </w:tabs>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openssl rsautl -encrypt -in lucas.txt -inkey lucaspublickey.pem -pubin -out lucastextcifrado</w:t>
      </w:r>
      <w:r w:rsidDel="00000000" w:rsidR="00000000" w:rsidRPr="00000000">
        <w:drawing>
          <wp:anchor allowOverlap="1" behindDoc="0" distB="0" distT="0" distL="114300" distR="114300" hidden="0" layoutInCell="1" locked="0" relativeHeight="0" simplePos="0">
            <wp:simplePos x="0" y="0"/>
            <wp:positionH relativeFrom="column">
              <wp:posOffset>-765809</wp:posOffset>
            </wp:positionH>
            <wp:positionV relativeFrom="paragraph">
              <wp:posOffset>569595</wp:posOffset>
            </wp:positionV>
            <wp:extent cx="6829425" cy="986790"/>
            <wp:effectExtent b="0" l="0" r="0" t="0"/>
            <wp:wrapSquare wrapText="bothSides" distB="0" distT="0" distL="114300" distR="114300"/>
            <wp:docPr id="35" name="image16.png"/>
            <a:graphic>
              <a:graphicData uri="http://schemas.openxmlformats.org/drawingml/2006/picture">
                <pic:pic>
                  <pic:nvPicPr>
                    <pic:cNvPr id="0" name="image16.png"/>
                    <pic:cNvPicPr preferRelativeResize="0"/>
                  </pic:nvPicPr>
                  <pic:blipFill>
                    <a:blip r:embed="rId26"/>
                    <a:srcRect b="0" l="12010" r="1" t="3447"/>
                    <a:stretch>
                      <a:fillRect/>
                    </a:stretch>
                  </pic:blipFill>
                  <pic:spPr>
                    <a:xfrm>
                      <a:off x="0" y="0"/>
                      <a:ext cx="6829425" cy="986790"/>
                    </a:xfrm>
                    <a:prstGeom prst="rect"/>
                    <a:ln/>
                  </pic:spPr>
                </pic:pic>
              </a:graphicData>
            </a:graphic>
          </wp:anchor>
        </w:drawing>
      </w:r>
    </w:p>
    <w:p w:rsidR="00000000" w:rsidDel="00000000" w:rsidP="00000000" w:rsidRDefault="00000000" w:rsidRPr="00000000" w14:paraId="0000005A">
      <w:pPr>
        <w:tabs>
          <w:tab w:val="left" w:leader="none" w:pos="5593"/>
        </w:tabs>
        <w:rPr>
          <w:b w:val="1"/>
          <w:color w:val="0070c0"/>
        </w:rPr>
      </w:pPr>
      <w:r w:rsidDel="00000000" w:rsidR="00000000" w:rsidRPr="00000000">
        <w:rPr>
          <w:b w:val="1"/>
          <w:color w:val="0070c0"/>
          <w:rtl w:val="0"/>
        </w:rPr>
        <w:t xml:space="preserve">2.6 Después de cifrar el archivo con la clave publica lo desciframos con la clave privada con el comando:</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593"/>
        </w:tabs>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openssl rsautl -decrypt -inkey lucasprivkey.pem -in lucastextcifrado -out lucastextdescifrado</w:t>
      </w:r>
      <w:r w:rsidDel="00000000" w:rsidR="00000000" w:rsidRPr="00000000">
        <w:drawing>
          <wp:anchor allowOverlap="1" behindDoc="0" distB="0" distT="0" distL="114300" distR="114300" hidden="0" layoutInCell="1" locked="0" relativeHeight="0" simplePos="0">
            <wp:simplePos x="0" y="0"/>
            <wp:positionH relativeFrom="column">
              <wp:posOffset>-835024</wp:posOffset>
            </wp:positionH>
            <wp:positionV relativeFrom="paragraph">
              <wp:posOffset>525145</wp:posOffset>
            </wp:positionV>
            <wp:extent cx="7311390" cy="1179830"/>
            <wp:effectExtent b="0" l="0" r="0" t="0"/>
            <wp:wrapSquare wrapText="bothSides" distB="0" distT="0" distL="114300" distR="114300"/>
            <wp:docPr id="37" name="image6.png"/>
            <a:graphic>
              <a:graphicData uri="http://schemas.openxmlformats.org/drawingml/2006/picture">
                <pic:pic>
                  <pic:nvPicPr>
                    <pic:cNvPr id="0" name="image6.png"/>
                    <pic:cNvPicPr preferRelativeResize="0"/>
                  </pic:nvPicPr>
                  <pic:blipFill>
                    <a:blip r:embed="rId27"/>
                    <a:srcRect b="0" l="7155" r="0" t="0"/>
                    <a:stretch>
                      <a:fillRect/>
                    </a:stretch>
                  </pic:blipFill>
                  <pic:spPr>
                    <a:xfrm>
                      <a:off x="0" y="0"/>
                      <a:ext cx="7311390" cy="1179830"/>
                    </a:xfrm>
                    <a:prstGeom prst="rect"/>
                    <a:ln/>
                  </pic:spPr>
                </pic:pic>
              </a:graphicData>
            </a:graphic>
          </wp:anchor>
        </w:drawing>
      </w:r>
    </w:p>
    <w:p w:rsidR="00000000" w:rsidDel="00000000" w:rsidP="00000000" w:rsidRDefault="00000000" w:rsidRPr="00000000" w14:paraId="0000005C">
      <w:pPr>
        <w:tabs>
          <w:tab w:val="left" w:leader="none" w:pos="5593"/>
        </w:tabs>
        <w:rPr>
          <w:b w:val="1"/>
        </w:rPr>
      </w:pPr>
      <w:r w:rsidDel="00000000" w:rsidR="00000000" w:rsidRPr="00000000">
        <w:rPr>
          <w:b w:val="1"/>
          <w:rtl w:val="0"/>
        </w:rPr>
        <w:t xml:space="preserve">Introducimos la contraseña de la clave privada y listo</w:t>
      </w:r>
    </w:p>
    <w:p w:rsidR="00000000" w:rsidDel="00000000" w:rsidP="00000000" w:rsidRDefault="00000000" w:rsidRPr="00000000" w14:paraId="0000005D">
      <w:pPr>
        <w:tabs>
          <w:tab w:val="left" w:leader="none" w:pos="5593"/>
        </w:tabs>
        <w:rPr>
          <w:b w:val="1"/>
        </w:rPr>
      </w:pPr>
      <w:r w:rsidDel="00000000" w:rsidR="00000000" w:rsidRPr="00000000">
        <w:rPr>
          <w:rtl w:val="0"/>
        </w:rPr>
      </w:r>
    </w:p>
    <w:p w:rsidR="00000000" w:rsidDel="00000000" w:rsidP="00000000" w:rsidRDefault="00000000" w:rsidRPr="00000000" w14:paraId="0000005E">
      <w:pPr>
        <w:tabs>
          <w:tab w:val="left" w:leader="none" w:pos="5593"/>
        </w:tabs>
        <w:rPr>
          <w:b w:val="1"/>
        </w:rPr>
      </w:pPr>
      <w:r w:rsidDel="00000000" w:rsidR="00000000" w:rsidRPr="00000000">
        <w:rPr>
          <w:b w:val="1"/>
          <w:rtl w:val="0"/>
        </w:rPr>
        <w:t xml:space="preserve">En esta foto podemos ver el archivo de texto original, el cifrado con la clave publica y el descifrado con la clave privada, y comprobar el contenido no ha cambiado</w:t>
      </w:r>
    </w:p>
    <w:p w:rsidR="00000000" w:rsidDel="00000000" w:rsidP="00000000" w:rsidRDefault="00000000" w:rsidRPr="00000000" w14:paraId="0000005F">
      <w:pPr>
        <w:tabs>
          <w:tab w:val="left" w:leader="none" w:pos="5593"/>
        </w:tab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1568007</wp:posOffset>
            </wp:positionH>
            <wp:positionV relativeFrom="paragraph">
              <wp:posOffset>16510</wp:posOffset>
            </wp:positionV>
            <wp:extent cx="4730115" cy="712470"/>
            <wp:effectExtent b="0" l="0" r="0" t="0"/>
            <wp:wrapSquare wrapText="bothSides" distB="0" distT="0" distL="114300" distR="114300"/>
            <wp:docPr id="36"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4730115" cy="71247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-819209</wp:posOffset>
            </wp:positionH>
            <wp:positionV relativeFrom="paragraph">
              <wp:posOffset>10160</wp:posOffset>
            </wp:positionV>
            <wp:extent cx="2190115" cy="765175"/>
            <wp:effectExtent b="0" l="0" r="0" t="0"/>
            <wp:wrapNone/>
            <wp:docPr id="40" name="image11.png"/>
            <a:graphic>
              <a:graphicData uri="http://schemas.openxmlformats.org/drawingml/2006/picture">
                <pic:pic>
                  <pic:nvPicPr>
                    <pic:cNvPr id="0" name="image11.png"/>
                    <pic:cNvPicPr preferRelativeResize="0"/>
                  </pic:nvPicPr>
                  <pic:blipFill>
                    <a:blip r:embed="rId29"/>
                    <a:srcRect b="11027" l="0" r="2595" t="0"/>
                    <a:stretch>
                      <a:fillRect/>
                    </a:stretch>
                  </pic:blipFill>
                  <pic:spPr>
                    <a:xfrm>
                      <a:off x="0" y="0"/>
                      <a:ext cx="2190115" cy="765175"/>
                    </a:xfrm>
                    <a:prstGeom prst="rect"/>
                    <a:ln/>
                  </pic:spPr>
                </pic:pic>
              </a:graphicData>
            </a:graphic>
          </wp:anchor>
        </w:drawing>
      </w:r>
    </w:p>
    <w:p w:rsidR="00000000" w:rsidDel="00000000" w:rsidP="00000000" w:rsidRDefault="00000000" w:rsidRPr="00000000" w14:paraId="00000060">
      <w:pPr>
        <w:tabs>
          <w:tab w:val="left" w:leader="none" w:pos="5593"/>
        </w:tabs>
        <w:rPr/>
      </w:pPr>
      <w:r w:rsidDel="00000000" w:rsidR="00000000" w:rsidRPr="00000000">
        <w:rPr>
          <w:rtl w:val="0"/>
        </w:rPr>
      </w:r>
    </w:p>
    <w:p w:rsidR="00000000" w:rsidDel="00000000" w:rsidP="00000000" w:rsidRDefault="00000000" w:rsidRPr="00000000" w14:paraId="00000061">
      <w:pPr>
        <w:tabs>
          <w:tab w:val="left" w:leader="none" w:pos="5593"/>
        </w:tabs>
        <w:rPr/>
      </w:pPr>
      <w:r w:rsidDel="00000000" w:rsidR="00000000" w:rsidRPr="00000000">
        <w:rPr>
          <w:rtl w:val="0"/>
        </w:rPr>
      </w:r>
    </w:p>
    <w:p w:rsidR="00000000" w:rsidDel="00000000" w:rsidP="00000000" w:rsidRDefault="00000000" w:rsidRPr="00000000" w14:paraId="00000062">
      <w:pPr>
        <w:tabs>
          <w:tab w:val="left" w:leader="none" w:pos="5593"/>
        </w:tabs>
        <w:rPr/>
      </w:pPr>
      <w:r w:rsidDel="00000000" w:rsidR="00000000" w:rsidRPr="00000000">
        <w:rPr>
          <w:rtl w:val="0"/>
        </w:rPr>
      </w:r>
    </w:p>
    <w:p w:rsidR="00000000" w:rsidDel="00000000" w:rsidP="00000000" w:rsidRDefault="00000000" w:rsidRPr="00000000" w14:paraId="00000063">
      <w:pPr>
        <w:tabs>
          <w:tab w:val="left" w:leader="none" w:pos="5593"/>
        </w:tabs>
        <w:rPr>
          <w:b w:val="1"/>
          <w:i w:val="1"/>
          <w:color w:val="0070c0"/>
        </w:rPr>
      </w:pPr>
      <w:r w:rsidDel="00000000" w:rsidR="00000000" w:rsidRPr="00000000">
        <w:rPr>
          <w:b w:val="1"/>
          <w:i w:val="1"/>
          <w:color w:val="0070c0"/>
          <w:rtl w:val="0"/>
        </w:rPr>
        <w:t xml:space="preserve">Esto es cifrado asimétrico, hemos utilizado una clave para cifrar y otra para descifrar</w:t>
      </w:r>
    </w:p>
    <w:p w:rsidR="00000000" w:rsidDel="00000000" w:rsidP="00000000" w:rsidRDefault="00000000" w:rsidRPr="00000000" w14:paraId="00000064">
      <w:pPr>
        <w:tabs>
          <w:tab w:val="left" w:leader="none" w:pos="5593"/>
        </w:tabs>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color w:val="000000"/>
      </w:rPr>
    </w:lvl>
    <w:lvl w:ilvl="1">
      <w:start w:val="1"/>
      <w:numFmt w:val="decimal"/>
      <w:lvlText w:val="%1.%2."/>
      <w:lvlJc w:val="left"/>
      <w:pPr>
        <w:ind w:left="720" w:hanging="360"/>
      </w:pPr>
      <w:rPr>
        <w:color w:val="000000"/>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bullet"/>
      <w:lvlText w:val="●"/>
      <w:lvlJc w:val="left"/>
      <w:pPr>
        <w:ind w:left="1427" w:hanging="360"/>
      </w:pPr>
      <w:rPr>
        <w:rFonts w:ascii="Noto Sans Symbols" w:cs="Noto Sans Symbols" w:eastAsia="Noto Sans Symbols" w:hAnsi="Noto Sans Symbols"/>
      </w:rPr>
    </w:lvl>
    <w:lvl w:ilvl="1">
      <w:start w:val="1"/>
      <w:numFmt w:val="bullet"/>
      <w:lvlText w:val="o"/>
      <w:lvlJc w:val="left"/>
      <w:pPr>
        <w:ind w:left="2147" w:hanging="360"/>
      </w:pPr>
      <w:rPr>
        <w:rFonts w:ascii="Courier New" w:cs="Courier New" w:eastAsia="Courier New" w:hAnsi="Courier New"/>
      </w:rPr>
    </w:lvl>
    <w:lvl w:ilvl="2">
      <w:start w:val="1"/>
      <w:numFmt w:val="bullet"/>
      <w:lvlText w:val="▪"/>
      <w:lvlJc w:val="left"/>
      <w:pPr>
        <w:ind w:left="2867" w:hanging="360"/>
      </w:pPr>
      <w:rPr>
        <w:rFonts w:ascii="Noto Sans Symbols" w:cs="Noto Sans Symbols" w:eastAsia="Noto Sans Symbols" w:hAnsi="Noto Sans Symbols"/>
      </w:rPr>
    </w:lvl>
    <w:lvl w:ilvl="3">
      <w:start w:val="1"/>
      <w:numFmt w:val="bullet"/>
      <w:lvlText w:val="●"/>
      <w:lvlJc w:val="left"/>
      <w:pPr>
        <w:ind w:left="3587" w:hanging="360"/>
      </w:pPr>
      <w:rPr>
        <w:rFonts w:ascii="Noto Sans Symbols" w:cs="Noto Sans Symbols" w:eastAsia="Noto Sans Symbols" w:hAnsi="Noto Sans Symbols"/>
      </w:rPr>
    </w:lvl>
    <w:lvl w:ilvl="4">
      <w:start w:val="1"/>
      <w:numFmt w:val="bullet"/>
      <w:lvlText w:val="o"/>
      <w:lvlJc w:val="left"/>
      <w:pPr>
        <w:ind w:left="4307" w:hanging="360"/>
      </w:pPr>
      <w:rPr>
        <w:rFonts w:ascii="Courier New" w:cs="Courier New" w:eastAsia="Courier New" w:hAnsi="Courier New"/>
      </w:rPr>
    </w:lvl>
    <w:lvl w:ilvl="5">
      <w:start w:val="1"/>
      <w:numFmt w:val="bullet"/>
      <w:lvlText w:val="▪"/>
      <w:lvlJc w:val="left"/>
      <w:pPr>
        <w:ind w:left="5027" w:hanging="360"/>
      </w:pPr>
      <w:rPr>
        <w:rFonts w:ascii="Noto Sans Symbols" w:cs="Noto Sans Symbols" w:eastAsia="Noto Sans Symbols" w:hAnsi="Noto Sans Symbols"/>
      </w:rPr>
    </w:lvl>
    <w:lvl w:ilvl="6">
      <w:start w:val="1"/>
      <w:numFmt w:val="bullet"/>
      <w:lvlText w:val="●"/>
      <w:lvlJc w:val="left"/>
      <w:pPr>
        <w:ind w:left="5747" w:hanging="360"/>
      </w:pPr>
      <w:rPr>
        <w:rFonts w:ascii="Noto Sans Symbols" w:cs="Noto Sans Symbols" w:eastAsia="Noto Sans Symbols" w:hAnsi="Noto Sans Symbols"/>
      </w:rPr>
    </w:lvl>
    <w:lvl w:ilvl="7">
      <w:start w:val="1"/>
      <w:numFmt w:val="bullet"/>
      <w:lvlText w:val="o"/>
      <w:lvlJc w:val="left"/>
      <w:pPr>
        <w:ind w:left="6467" w:hanging="360"/>
      </w:pPr>
      <w:rPr>
        <w:rFonts w:ascii="Courier New" w:cs="Courier New" w:eastAsia="Courier New" w:hAnsi="Courier New"/>
      </w:rPr>
    </w:lvl>
    <w:lvl w:ilvl="8">
      <w:start w:val="1"/>
      <w:numFmt w:val="bullet"/>
      <w:lvlText w:val="▪"/>
      <w:lvlJc w:val="left"/>
      <w:pPr>
        <w:ind w:left="7187"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F50D89"/>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0.png"/><Relationship Id="rId21" Type="http://schemas.openxmlformats.org/officeDocument/2006/relationships/image" Target="media/image19.png"/><Relationship Id="rId24" Type="http://schemas.openxmlformats.org/officeDocument/2006/relationships/image" Target="media/image23.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16.png"/><Relationship Id="rId25" Type="http://schemas.openxmlformats.org/officeDocument/2006/relationships/image" Target="media/image21.png"/><Relationship Id="rId28" Type="http://schemas.openxmlformats.org/officeDocument/2006/relationships/image" Target="media/image4.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5.png"/><Relationship Id="rId8" Type="http://schemas.openxmlformats.org/officeDocument/2006/relationships/image" Target="media/image17.png"/><Relationship Id="rId11" Type="http://schemas.openxmlformats.org/officeDocument/2006/relationships/image" Target="media/image22.png"/><Relationship Id="rId10" Type="http://schemas.openxmlformats.org/officeDocument/2006/relationships/image" Target="media/image2.png"/><Relationship Id="rId13" Type="http://schemas.openxmlformats.org/officeDocument/2006/relationships/image" Target="media/image15.png"/><Relationship Id="rId12"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7.png"/><Relationship Id="rId19" Type="http://schemas.openxmlformats.org/officeDocument/2006/relationships/image" Target="media/image13.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P+TvFQnT9srg5mwnRFZHnocTzQ==">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2024-01-29T22:14:00Z</dcterms:created>
  <dc:creator>Gianlucas Sanz hernandez</dc:creator>
</cp:coreProperties>
</file>