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Instalación</w:t>
      </w: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 y configuración servidor web con apache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la instalación y configuración del servicio WEB en Ubuntu server, debemos tener una máquina previamente actualizada, upgradeada y con los servicios DHCP y DNS configurados.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 posible que el firewall de problemas, así que puedes desactivarlo con el comando: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disable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el servicio WEB, utilizaremos el comando: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apache2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287113" cy="914528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1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haber instalado el servicio ponemos la maquina en red interna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400040" cy="2190750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9538" l="0" r="0" t="34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Configuración</w:t>
      </w:r>
      <w:r w:rsidDel="00000000" w:rsidR="00000000" w:rsidRPr="00000000">
        <w:rPr>
          <w:b w:val="1"/>
          <w:rtl w:val="0"/>
        </w:rPr>
        <w:t xml:space="preserve"> de red del servidor: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4515480" cy="1943371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94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Configuración DHCP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839375" cy="1790950"/>
            <wp:effectExtent b="0" l="0" r="0" t="0"/>
            <wp:docPr id="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Configuración DNS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Named.conf.local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3496163" cy="1609950"/>
            <wp:effectExtent b="0" l="0" r="0" t="0"/>
            <wp:docPr id="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6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db.explicacionesweb (aquí he creado el host www para la página web)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00040" cy="1943735"/>
            <wp:effectExtent b="0" l="0" r="0" t="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db.77.168.192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400040" cy="1589405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DHCP y DNS habiendo creado el host www, procedemos a la configuración del servicio web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Una vez nos hemos asegurado que toda la configuración de red del servidor, la configuración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ello vamos a la ruta “/var/www/html”, en ella estará el archivo html por defecto que viene al instalar el servicio apache, tenemos varias opciones, eliminarlo y crear uno nuevo, copiar una página que ya tengamos creada o simplemente modificar el contenido con el comando nano, en mi caso eliminare el archivo y creare uno nuevo.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210638" cy="590632"/>
            <wp:effectExtent b="0" l="0" r="0" t="0"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326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9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esta foto muestro como lo elimino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3753374" cy="1095528"/>
            <wp:effectExtent b="0" l="0" r="0" t="0"/>
            <wp:docPr id="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9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Aquí muestro como creo otro con el comando nano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3658111" cy="171474"/>
            <wp:effectExtent b="0" l="0" r="0" t="0"/>
            <wp:docPr id="4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1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4991797" cy="1295581"/>
            <wp:effectExtent b="0" l="0" r="0" t="0"/>
            <wp:docPr id="4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3924848" cy="666843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6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vez hemos configurado las página web que va a proveer el servidor seguimos con la configuración para ello vamos a la ruta “/etc/apache2/”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400040" cy="707390"/>
            <wp:effectExtent b="0" l="0" r="0" t="0"/>
            <wp:docPr id="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Vamos al directorio “sites-available” y hacemos una copia del archivo 000-default.conf”, para utilizarlo como plantilla y configurarlo nosotros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400040" cy="1464945"/>
            <wp:effectExtent b="0" l="0" r="0" t="0"/>
            <wp:docPr id="4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 editaremos con nano y dentro de él tendremos que reemplazar los apartados “virtualhost” con la IP de nuestro servidor, y en “DocumentRoot” la ruta donde esta el archivo index de la página web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400040" cy="3974465"/>
            <wp:effectExtent b="0" l="0" r="0" t="0"/>
            <wp:docPr id="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configurar los archivos de configuración de la/s </w:t>
      </w:r>
      <w:r w:rsidDel="00000000" w:rsidR="00000000" w:rsidRPr="00000000">
        <w:rPr>
          <w:b w:val="1"/>
          <w:rtl w:val="0"/>
        </w:rPr>
        <w:t xml:space="preserve">página</w:t>
      </w:r>
      <w:r w:rsidDel="00000000" w:rsidR="00000000" w:rsidRPr="00000000">
        <w:rPr>
          <w:b w:val="1"/>
          <w:rtl w:val="0"/>
        </w:rPr>
        <w:t xml:space="preserve">/s web de nuestro servidor en el paso anterior, vamos a la ruta “/etc/apache2/sites-enabled” y creamos un link simbólico al archivo que creamos anteriormente con el comando: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ln -s ../sites-avialable/archivo.conf” “nombre del enlace”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00040" cy="782320"/>
            <wp:effectExtent b="0" l="0" r="0" t="0"/>
            <wp:docPr id="4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para evitar posibles errores hacemos un restart y status en los servicios para comprobar que funcionan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DHCP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400040" cy="1351280"/>
            <wp:effectExtent b="0" l="0" r="0" t="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400040" cy="1435735"/>
            <wp:effectExtent b="0" l="0" r="0" t="0"/>
            <wp:docPr id="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Apache2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400040" cy="1685290"/>
            <wp:effectExtent b="0" l="0" r="0" t="0"/>
            <wp:docPr id="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por último comprobamos desde un cliente que podemos acceder a la </w:t>
      </w:r>
      <w:sdt>
        <w:sdtPr>
          <w:tag w:val="goog_rdk_0"/>
        </w:sdtPr>
        <w:sdtContent>
          <w:ins w:author="Daniel Alonso" w:id="0" w:date="2024-02-28T11:47:50Z">
            <w:r w:rsidDel="00000000" w:rsidR="00000000" w:rsidRPr="00000000">
              <w:rPr>
                <w:b w:val="1"/>
                <w:rtl w:val="0"/>
              </w:rPr>
              <w:t xml:space="preserve">página</w:t>
            </w:r>
          </w:ins>
        </w:sdtContent>
      </w:sdt>
      <w:sdt>
        <w:sdtPr>
          <w:tag w:val="goog_rdk_1"/>
        </w:sdtPr>
        <w:sdtContent>
          <w:del w:author="Daniel Alonso" w:id="0" w:date="2024-02-28T11:47:50Z">
            <w:r w:rsidDel="00000000" w:rsidR="00000000" w:rsidRPr="00000000">
              <w:rPr>
                <w:b w:val="1"/>
                <w:rtl w:val="0"/>
              </w:rPr>
              <w:delText xml:space="preserve">pagina</w:delText>
            </w:r>
          </w:del>
        </w:sdtContent>
      </w:sdt>
      <w:r w:rsidDel="00000000" w:rsidR="00000000" w:rsidRPr="00000000">
        <w:rPr>
          <w:b w:val="1"/>
          <w:rtl w:val="0"/>
        </w:rPr>
        <w:t xml:space="preserve"> web del servidor por el dominio utilizando la resolución de nombres, para ello introduciremos en el navegador el host que creamos para el servicio “www” + el dominio del servidor “explicacionweb.edu”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400040" cy="1454150"/>
            <wp:effectExtent b="0" l="0" r="0" t="0"/>
            <wp:docPr id="5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19497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9.png"/><Relationship Id="rId21" Type="http://schemas.openxmlformats.org/officeDocument/2006/relationships/image" Target="media/image4.png"/><Relationship Id="rId24" Type="http://schemas.openxmlformats.org/officeDocument/2006/relationships/image" Target="media/image20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5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1.png"/><Relationship Id="rId12" Type="http://schemas.openxmlformats.org/officeDocument/2006/relationships/image" Target="media/image17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uEXtddawKTFl0NbVNN5jTdsKgQ==">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2024-01-24T19:49:00Z</dcterms:created>
  <dc:creator>Gianlucas Sanz hernandez</dc:creator>
</cp:coreProperties>
</file>