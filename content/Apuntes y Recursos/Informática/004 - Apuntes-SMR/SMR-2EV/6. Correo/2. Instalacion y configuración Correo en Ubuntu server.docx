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36"/>
          <w:szCs w:val="36"/>
          <w:rtl w:val="0"/>
        </w:rPr>
        <w:t xml:space="preserve">Configuración e instalación de Correo en Ubuntu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instalar y configurar el servicio Correo en Ubuntu server, debemos tener una </w:t>
      </w:r>
      <w:r w:rsidDel="00000000" w:rsidR="00000000" w:rsidRPr="00000000">
        <w:rPr>
          <w:rtl w:val="0"/>
        </w:rPr>
        <w:t xml:space="preserve">máquina</w:t>
      </w:r>
      <w:sdt>
        <w:sdtPr>
          <w:tag w:val="goog_rdk_0"/>
        </w:sdtPr>
        <w:sdtContent>
          <w:del w:author="Daniel Alonso" w:id="0" w:date="2024-03-03T17:31:55Z">
            <w:r w:rsidDel="00000000" w:rsidR="00000000" w:rsidRPr="00000000">
              <w:rPr>
                <w:rtl w:val="0"/>
              </w:rPr>
              <w:delText xml:space="preserve">máquina</w:delText>
            </w:r>
          </w:del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 tarjeta de red en NAT, para poder actualizar, upgradear el servidor e instalar el servicio DNS y DHCP y Correo.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Debemos asegurarnos que el nombre de nuestro servidor es el mismo que el de nuestro dominio por el cual va a funcionar correo.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Para saber el nombre de nuestro servidor utilizamos el comando: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305636" cy="609685"/>
            <wp:effectExtent b="0" l="0" r="0" t="0"/>
            <wp:docPr id="5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saber el nombre de nuestro dominio vamos a al archivo de configuración de DNS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“db.ejemplo”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218592" cy="2311091"/>
            <wp:effectExtent b="0" l="0" r="0" t="0"/>
            <wp:docPr id="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8592" cy="2311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 no coincidan podemos cambiar el nombre de nuestro servidor con el comando: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 “nuevo nombre”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caso mi servidor se llama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“apuntesdns”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mi dominio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“apuntes.edu”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que cambio el nombre de mi servidor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3991532" cy="552527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instalar el servicio de correo utilizamos el comando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Postfix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077269" cy="457264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ejecutar el comando e instalar los paquetes nos saldrá el siguiente panel, en el debemos seleccionar sitio de internet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3957145" cy="2915277"/>
            <wp:effectExtent b="0" l="0" r="0" t="0"/>
            <wp:docPr id="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145" cy="2915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siguiente apartado nos saldrá el nombre de nuestro servidor/dominio, comprobamos que </w:t>
      </w:r>
      <w:r w:rsidDel="00000000" w:rsidR="00000000" w:rsidRPr="00000000">
        <w:rPr>
          <w:b w:val="1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bien y continuamos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00040" cy="2060575"/>
            <wp:effectExtent b="0" l="0" r="0" t="0"/>
            <wp:docPr id="6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Podemos comprobar el nombre de nuestro dominio en Postfix podemos verlo haciendo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archivo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“/etc/mailname”,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querer cambiarlo simplemente hacemos un nano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4134427" cy="533474"/>
            <wp:effectExtent b="0" l="0" r="0" t="0"/>
            <wp:docPr id="6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creamos los usuarios con el comando: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3953427" cy="200053"/>
            <wp:effectExtent b="0" l="0" r="0" t="0"/>
            <wp:docPr id="6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3905795" cy="209579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Con esto ya </w:t>
      </w:r>
      <w:r w:rsidDel="00000000" w:rsidR="00000000" w:rsidRPr="00000000">
        <w:rPr>
          <w:b w:val="1"/>
          <w:color w:val="999999"/>
          <w:rtl w:val="0"/>
        </w:rPr>
        <w:t xml:space="preserve">funciona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 el servicio de correo, podemos comprobarlo instalando un cliente de correo vía comandos, en este caso mailx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Instalamos mailx: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apt-get install bsd-mailx</w:t>
      </w:r>
    </w:p>
    <w:p w:rsidR="00000000" w:rsidDel="00000000" w:rsidP="00000000" w:rsidRDefault="00000000" w:rsidRPr="00000000" w14:paraId="0000001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cambiamos de Usuario con el comando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su “nombre del usuario con el que queramos enviar el correo”</w:t>
      </w:r>
    </w:p>
    <w:p w:rsidR="00000000" w:rsidDel="00000000" w:rsidP="00000000" w:rsidRDefault="00000000" w:rsidRPr="00000000" w14:paraId="00000021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Enviamos el correo a otro usuario con el comando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mail “usuario destinatario”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En este caso se lo estoy enviando al usuario dieguelon, con el concepto “prueba bsd-mailx”, con el mensaje “ola” y poniendo como Cc (copia del correo) mi propio el mail de “miguel”, para poner el Cc pulsamos ctrl+d, rellenamos todos los campos y pulsamos enter para enviar el correo</w:t>
      </w:r>
    </w:p>
    <w:p w:rsidR="00000000" w:rsidDel="00000000" w:rsidP="00000000" w:rsidRDefault="00000000" w:rsidRPr="00000000" w14:paraId="00000025">
      <w:pPr>
        <w:rPr>
          <w:color w:val="999999"/>
        </w:rPr>
      </w:pPr>
      <w:r w:rsidDel="00000000" w:rsidR="00000000" w:rsidRPr="00000000">
        <w:rPr>
          <w:color w:val="999999"/>
        </w:rPr>
        <w:drawing>
          <wp:inline distB="0" distT="0" distL="0" distR="0">
            <wp:extent cx="4039164" cy="781159"/>
            <wp:effectExtent b="0" l="0" r="0" t="0"/>
            <wp:docPr id="7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8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Podemos comprobar que hemos enviado el mensaje con el comando: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mail</w:t>
      </w:r>
    </w:p>
    <w:p w:rsidR="00000000" w:rsidDel="00000000" w:rsidP="00000000" w:rsidRDefault="00000000" w:rsidRPr="00000000" w14:paraId="00000028">
      <w:pPr>
        <w:rPr>
          <w:color w:val="999999"/>
        </w:rPr>
      </w:pPr>
      <w:r w:rsidDel="00000000" w:rsidR="00000000" w:rsidRPr="00000000">
        <w:rPr>
          <w:color w:val="999999"/>
        </w:rPr>
        <w:drawing>
          <wp:inline distB="0" distT="0" distL="0" distR="0">
            <wp:extent cx="5400040" cy="784860"/>
            <wp:effectExtent b="0" l="0" r="0" t="0"/>
            <wp:docPr id="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999999"/>
          <w:sz w:val="22"/>
          <w:szCs w:val="22"/>
          <w:u w:val="none"/>
          <w:shd w:fill="auto" w:val="clear"/>
          <w:vertAlign w:val="baseline"/>
          <w:rtl w:val="0"/>
        </w:rPr>
        <w:t xml:space="preserve">Si queremos ver el mensaje completo pulsamos “1”</w:t>
      </w:r>
    </w:p>
    <w:p w:rsidR="00000000" w:rsidDel="00000000" w:rsidP="00000000" w:rsidRDefault="00000000" w:rsidRPr="00000000" w14:paraId="0000002A">
      <w:pPr>
        <w:rPr>
          <w:color w:val="999999"/>
        </w:rPr>
      </w:pPr>
      <w:r w:rsidDel="00000000" w:rsidR="00000000" w:rsidRPr="00000000">
        <w:rPr>
          <w:color w:val="999999"/>
        </w:rPr>
        <w:drawing>
          <wp:inline distB="0" distT="0" distL="0" distR="0">
            <wp:extent cx="4605614" cy="2485044"/>
            <wp:effectExtent b="0" l="0" r="0" t="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614" cy="2485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instalaremos un servidor de correo, en este caso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Dovecot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gestionaremos el acceso a buzones de correo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Instalamos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Dovecot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comando: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dovecot-pop3d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029902" cy="533474"/>
            <wp:effectExtent b="0" l="0" r="0" t="0"/>
            <wp:docPr id="7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vamos a configurar el servidor pop, para ello vamos a la ruta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(/etc/</w:t>
      </w:r>
      <w:r w:rsidDel="00000000" w:rsidR="00000000" w:rsidRPr="00000000">
        <w:rPr>
          <w:b w:val="1"/>
          <w:color w:val="1155cc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ostfix)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modificamos el archivo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(main.cf)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archivo deberemos asegurarnos que en la línea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mydestination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nuestro dominio correctamente y en la línea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mynetworks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deberemos indicar la dirección IP de nuestra red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Además, deberemos añadir dos líneas,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home_mailbox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 la que indicaremos la ubicación predeterminada de los buzones de correo de los usuarios y con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mailbox_command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indicamos que utilice una configuración predeterminada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400040" cy="1565275"/>
            <wp:effectExtent b="0" l="0" r="0" t="0"/>
            <wp:docPr id="7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Guardamos la configuración y hacemos un restart al servicio Postfix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postfix restart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400040" cy="1366520"/>
            <wp:effectExtent b="0" l="0" r="0" t="0"/>
            <wp:docPr id="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para evitar problemas debemos permitir que los clientes puedan enviar sus contraseñas en texto plano a través del servidor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Dovecot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la autenticación, para ello vamos al archivo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/etc/dovecot/conf.d/10-auth.conf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modificamos la siguiente línea cambiando el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por 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400040" cy="1399540"/>
            <wp:effectExtent b="0" l="0" r="0" t="0"/>
            <wp:docPr id="7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Guardamos y salimos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debemos modificar el archivo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/etc/dovecot/conf-d/10-mail.conf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este archivo debemos modificarlo ya que previamente modificamos la ubicación del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maildir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asi que descomentamos la línea en verde y comentamos la línea en rojo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400040" cy="1120775"/>
            <wp:effectExtent b="0" l="0" r="0" t="0"/>
            <wp:docPr id="7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reiniciamos el servicio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1432560"/>
            <wp:effectExtent b="0" l="0" r="0" t="0"/>
            <wp:docPr id="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deberemos configurar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especificar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intercambiador de correo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configurar las direcciones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smtp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pop3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que los clientes puedan resolver correctamente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Empezamos modificando la zona directa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Añadimos: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</w:t>
        <w:tab/>
        <w:t xml:space="preserve">IN</w:t>
        <w:tab/>
        <w:t xml:space="preserve">CNAME</w:t>
        <w:tab/>
        <w:tab/>
        <w:t xml:space="preserve">“IP del servidor”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smtp</w:t>
        <w:tab/>
        <w:t xml:space="preserve">IN</w:t>
        <w:tab/>
        <w:t xml:space="preserve">CNAME</w:t>
        <w:tab/>
        <w:tab/>
        <w:t xml:space="preserve">“IP del servidor”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“dominio”</w:t>
        <w:tab/>
        <w:t xml:space="preserve">IN</w:t>
        <w:tab/>
        <w:t xml:space="preserve">MX</w:t>
        <w:tab/>
        <w:t xml:space="preserve">correo.”dominio”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2906395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estas líneas 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creado un alias para pop3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smtp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apuntan a la dirección del servidor y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intercambiador de correo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 el luego me conectare al servicio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reiniciamos el servicio dns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47801" cy="1375423"/>
            <wp:effectExtent b="0" l="0" r="0" t="0"/>
            <wp:docPr id="8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7801" cy="137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Comprobamos que hemos configurado correctamente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desde el cliente utilizando el comando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smtp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pop3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  -t MX “dominio”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32550" cy="802294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550" cy="802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35683" cy="823913"/>
            <wp:effectExtent b="0" l="0" r="0" t="0"/>
            <wp:docPr id="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683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no funcionar correctamente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 probable que debas borrar la cache del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DNS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ello utiliza el comando: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resolvectl flush-caches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00040" cy="676910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Ahora debemos instalar el servicio IMAP, para ello necesitamos mysql para que gestione la base de datos de los usuarios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Instalamos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comando: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mysql-server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08502" cy="701297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8502" cy="70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instalar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debemos configurar nada sobre él, ahora vamos a instalar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IMAP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dovecot-imapd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77481" cy="724001"/>
            <wp:effectExtent b="0" l="0" r="0" t="0"/>
            <wp:docPr id="5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2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contrario que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pop3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Imap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permite alojar los correos en el servidor y poder visualizarlos desde los clientes sin la necesidad de descargarlos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Ahora simplemente deberíamos comprobar desde un cliente de correo en una maquina cliente con conexión al servidor que podemos iniciar sesión y enviar y recibir correos, utilizaremos Thunderbird.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Introducimos las credenciales de uno de los usuario de nuestro sistema y en la dirección de correo pondremos “nombre”@”dominio”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39715" cy="2214835"/>
            <wp:effectExtent b="0" l="0" r="0" t="0"/>
            <wp:docPr id="5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9715" cy="2214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16684" cy="2530131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684" cy="253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Confirmamos que no utilizara opciones de </w:t>
      </w:r>
      <w:r w:rsidDel="00000000" w:rsidR="00000000" w:rsidRPr="00000000">
        <w:rPr>
          <w:rtl w:val="0"/>
        </w:rPr>
        <w:t xml:space="preserve">seguridad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continuamos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4119" cy="2356257"/>
            <wp:effectExtent b="0" l="0" r="0" t="0"/>
            <wp:docPr id="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119" cy="235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Enviamos un correo a otro usuario de nuestro sistema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99239" cy="2042887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239" cy="204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Iniciamos sesión con el otro usuario y comprobamos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526486" cy="844295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486" cy="8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25361" cy="862541"/>
            <wp:effectExtent b="0" l="0" r="0" t="0"/>
            <wp:docPr id="6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361" cy="86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98076" cy="2001596"/>
            <wp:effectExtent b="0" l="0" r="0" t="0"/>
            <wp:docPr id="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076" cy="200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662984" cy="1956452"/>
            <wp:effectExtent b="0" l="0" r="0" t="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984" cy="1956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mas iniciar sesion ya nos llegaria una notificacion del correo que enviamos previamente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711698" cy="1090254"/>
            <wp:effectExtent b="0" l="0" r="0" t="0"/>
            <wp:docPr id="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698" cy="109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correo que enviamos antes: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226523" cy="3018944"/>
            <wp:effectExtent b="0" l="0" r="0" t="0"/>
            <wp:docPr id="7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6523" cy="301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615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 w:val="1"/>
    <w:rsid w:val="00E615FD"/>
    <w:pPr>
      <w:ind w:left="720"/>
      <w:contextualSpacing w:val="1"/>
    </w:pPr>
  </w:style>
  <w:style w:type="paragraph" w:styleId="Saludo">
    <w:name w:val="Salutation"/>
    <w:basedOn w:val="Normal"/>
    <w:next w:val="Normal"/>
    <w:link w:val="SaludoCar"/>
    <w:uiPriority w:val="99"/>
    <w:unhideWhenUsed w:val="1"/>
    <w:rsid w:val="005E283B"/>
  </w:style>
  <w:style w:type="character" w:styleId="SaludoCar" w:customStyle="1">
    <w:name w:val="Saludo Car"/>
    <w:basedOn w:val="Fuentedeprrafopredeter"/>
    <w:link w:val="Saludo"/>
    <w:uiPriority w:val="99"/>
    <w:rsid w:val="005E283B"/>
  </w:style>
  <w:style w:type="paragraph" w:styleId="Textoindependiente">
    <w:name w:val="Body Text"/>
    <w:basedOn w:val="Normal"/>
    <w:link w:val="TextoindependienteCar"/>
    <w:uiPriority w:val="99"/>
    <w:unhideWhenUsed w:val="1"/>
    <w:rsid w:val="005E283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5E283B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26.png"/><Relationship Id="rId41" Type="http://schemas.openxmlformats.org/officeDocument/2006/relationships/image" Target="media/image31.png"/><Relationship Id="rId22" Type="http://schemas.openxmlformats.org/officeDocument/2006/relationships/image" Target="media/image32.png"/><Relationship Id="rId21" Type="http://schemas.openxmlformats.org/officeDocument/2006/relationships/image" Target="media/image30.png"/><Relationship Id="rId24" Type="http://schemas.openxmlformats.org/officeDocument/2006/relationships/image" Target="media/image24.png"/><Relationship Id="rId23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35.png"/><Relationship Id="rId28" Type="http://schemas.openxmlformats.org/officeDocument/2006/relationships/image" Target="media/image1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image" Target="media/image25.png"/><Relationship Id="rId8" Type="http://schemas.openxmlformats.org/officeDocument/2006/relationships/image" Target="media/image28.png"/><Relationship Id="rId31" Type="http://schemas.openxmlformats.org/officeDocument/2006/relationships/image" Target="media/image20.png"/><Relationship Id="rId30" Type="http://schemas.openxmlformats.org/officeDocument/2006/relationships/image" Target="media/image15.png"/><Relationship Id="rId11" Type="http://schemas.openxmlformats.org/officeDocument/2006/relationships/image" Target="media/image3.png"/><Relationship Id="rId33" Type="http://schemas.openxmlformats.org/officeDocument/2006/relationships/image" Target="media/image4.png"/><Relationship Id="rId10" Type="http://schemas.openxmlformats.org/officeDocument/2006/relationships/image" Target="media/image9.png"/><Relationship Id="rId32" Type="http://schemas.openxmlformats.org/officeDocument/2006/relationships/image" Target="media/image7.png"/><Relationship Id="rId13" Type="http://schemas.openxmlformats.org/officeDocument/2006/relationships/image" Target="media/image34.png"/><Relationship Id="rId35" Type="http://schemas.openxmlformats.org/officeDocument/2006/relationships/image" Target="media/image19.png"/><Relationship Id="rId12" Type="http://schemas.openxmlformats.org/officeDocument/2006/relationships/image" Target="media/image6.png"/><Relationship Id="rId34" Type="http://schemas.openxmlformats.org/officeDocument/2006/relationships/image" Target="media/image5.png"/><Relationship Id="rId15" Type="http://schemas.openxmlformats.org/officeDocument/2006/relationships/image" Target="media/image2.png"/><Relationship Id="rId37" Type="http://schemas.openxmlformats.org/officeDocument/2006/relationships/image" Target="media/image14.png"/><Relationship Id="rId14" Type="http://schemas.openxmlformats.org/officeDocument/2006/relationships/image" Target="media/image13.png"/><Relationship Id="rId36" Type="http://schemas.openxmlformats.org/officeDocument/2006/relationships/image" Target="media/image1.png"/><Relationship Id="rId17" Type="http://schemas.openxmlformats.org/officeDocument/2006/relationships/image" Target="media/image10.png"/><Relationship Id="rId39" Type="http://schemas.openxmlformats.org/officeDocument/2006/relationships/image" Target="media/image23.png"/><Relationship Id="rId16" Type="http://schemas.openxmlformats.org/officeDocument/2006/relationships/image" Target="media/image29.png"/><Relationship Id="rId38" Type="http://schemas.openxmlformats.org/officeDocument/2006/relationships/image" Target="media/image17.png"/><Relationship Id="rId19" Type="http://schemas.openxmlformats.org/officeDocument/2006/relationships/image" Target="media/image27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uEiVIqtPNSG+6WaHc/uXBg70A==">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2024-02-06T20:43:00Z</dcterms:created>
  <dc:creator>Gianlucas Sanz hernandez</dc:creator>
</cp:coreProperties>
</file>