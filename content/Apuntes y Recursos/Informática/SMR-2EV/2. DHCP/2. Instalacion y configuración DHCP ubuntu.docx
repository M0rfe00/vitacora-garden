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ff"/>
          <w:sz w:val="36"/>
          <w:szCs w:val="36"/>
        </w:rPr>
      </w:pP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Instalación</w:t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y configuración DHCP en Ubuntu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y configurar el servicio DHCP en Ubuntu, debemos tener una máquina con la tarjeta de red en NAT, para poder actualizar, upgradear el servidor e instalar el servicio DHCP, después de esto deberemos cambiar la configuración de la máquina a red interna,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caso de que la máquina esté recién instalada debemos utilizar los comandos: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update (para actualizar los paquetes del sistema)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upgrade (para actualizar los paquetes según los instalados antes)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400040" cy="143573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3962953" cy="1066949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6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el servicio dhcp debemos utilizar el comando: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isc-dhcp-server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877481" cy="112410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2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actualizar el sistema e instalar el servicio DHCP, debemos poner la tarjeta de red en red interna.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400040" cy="250444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debemos asignar una dirección IP estática al servidor, para ello vamos a la ruta “/etc/netplan” y modificamos el archivo .yaml, antes de modificarlo en recomendable copiarlo por si cometemos cualquier error, para modificarlo utilizamos el comando: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nano 00-installer-config-yaml”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400040" cy="1245235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400040" cy="110109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dentro de este archivo modificamos de la siguiente manera, exactamente igual, no utilices tabulaciones, utiliza espacios en su lugar, copia exactamente el siguiente formato, con el mismo número de espacios y todo.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001058" cy="1686160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8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Pulsa, (ctrl+o) y enter para guardar y (crtl+x) para salir.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deberás utilizar el siguiente comando para aplicar la configuración anterior: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netplan apply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comprobar que la dirección IP del servidor se ha cambiado correctamente utiliza el siguiente comando: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00040" cy="2046605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establecer una dirección IP estática al servidor, vamos a configurar el DHCP, para ello vamos a la ruta /etc/dhcp y antes de modificar el archivo “dhcpd.conf” hacemos una copia por si acaso.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048955" cy="2333951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33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hacer la copia ahora si, modificamos el archivo “dhcpd.conf” con el siguiente comando: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 dhcpd.conf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dentro del archivo buscamos la siguiente línea y quitamos los asteriscos y modificamos los valores por la configuración que queramos aplicar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239481" cy="1800476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0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4629796" cy="1629002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29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crear la reserva buscamos la siguiente línea, eliminamos los asteriscos y cambiamos los valores según la configuración que queremos hacer, introduciendo la dirección MAC del cliente y la dirección IP que queremos asignarle.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3524742" cy="885949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8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3105583" cy="666843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6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Guardamos y salimos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debemos iniciar el servicio dhcp con el siguiente comando: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isc-dhcp-server start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3982006" cy="552527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comprobar el estado del servicio utilizamos el siguiente comando: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isc-dhcp-server 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00040" cy="1586865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vamos al cliente al cual le hemos hecho la reserva y comprobamos que </w:t>
      </w:r>
      <w:sdt>
        <w:sdtPr>
          <w:tag w:val="goog_rdk_0"/>
        </w:sdtPr>
        <w:sdtContent>
          <w:ins w:author="Daniel Alonso" w:id="0" w:date="2024-02-19T20:22:58Z">
            <w:r w:rsidDel="00000000" w:rsidR="00000000" w:rsidRPr="00000000">
              <w:rPr>
                <w:b w:val="1"/>
                <w:rtl w:val="0"/>
              </w:rPr>
              <w:t xml:space="preserve">está</w:t>
            </w:r>
          </w:ins>
        </w:sdtContent>
      </w:sdt>
      <w:sdt>
        <w:sdtPr>
          <w:tag w:val="goog_rdk_1"/>
        </w:sdtPr>
        <w:sdtContent>
          <w:del w:author="Daniel Alonso" w:id="0" w:date="2024-02-19T20:22:58Z">
            <w:r w:rsidDel="00000000" w:rsidR="00000000" w:rsidRPr="00000000">
              <w:rPr>
                <w:b w:val="1"/>
                <w:rtl w:val="0"/>
              </w:rPr>
              <w:delText xml:space="preserve">esta</w:delText>
            </w:r>
          </w:del>
        </w:sdtContent>
      </w:sdt>
      <w:r w:rsidDel="00000000" w:rsidR="00000000" w:rsidRPr="00000000">
        <w:rPr>
          <w:b w:val="1"/>
          <w:rtl w:val="0"/>
        </w:rPr>
        <w:t xml:space="preserve"> recibiendo IP, y la asignada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213418" cy="3571044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3418" cy="3571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Interpretar archivo “dhcpd.conf”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Subnet:</w:t>
      </w:r>
      <w:r w:rsidDel="00000000" w:rsidR="00000000" w:rsidRPr="00000000">
        <w:rPr>
          <w:rtl w:val="0"/>
        </w:rPr>
        <w:t xml:space="preserve"> dirección de red y máscara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Range:</w:t>
      </w:r>
      <w:r w:rsidDel="00000000" w:rsidR="00000000" w:rsidRPr="00000000">
        <w:rPr>
          <w:rtl w:val="0"/>
        </w:rPr>
        <w:t xml:space="preserve"> rango de IPs que queremos asignar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Option Routers:</w:t>
      </w:r>
      <w:r w:rsidDel="00000000" w:rsidR="00000000" w:rsidRPr="00000000">
        <w:rPr>
          <w:rtl w:val="0"/>
        </w:rPr>
        <w:t xml:space="preserve"> puerta de enlace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Option Domain names servers:</w:t>
      </w:r>
      <w:r w:rsidDel="00000000" w:rsidR="00000000" w:rsidRPr="00000000">
        <w:rPr>
          <w:rtl w:val="0"/>
        </w:rPr>
        <w:t xml:space="preserve"> DNS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Default lease time:</w:t>
      </w:r>
      <w:r w:rsidDel="00000000" w:rsidR="00000000" w:rsidRPr="00000000">
        <w:rPr>
          <w:rtl w:val="0"/>
        </w:rPr>
        <w:t xml:space="preserve"> duración de la concesión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Host fantasía</w:t>
      </w:r>
      <w:r w:rsidDel="00000000" w:rsidR="00000000" w:rsidRPr="00000000">
        <w:rPr>
          <w:rtl w:val="0"/>
        </w:rPr>
        <w:t xml:space="preserve"> = host de la reserva IP</w:t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b w:val="1"/>
          <w:rtl w:val="0"/>
        </w:rPr>
        <w:t xml:space="preserve">Fixed Address:</w:t>
      </w:r>
      <w:r w:rsidDel="00000000" w:rsidR="00000000" w:rsidRPr="00000000">
        <w:rPr>
          <w:rtl w:val="0"/>
        </w:rPr>
        <w:t xml:space="preserve"> dirección IP que le vamos a asignar en la reserva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47D8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22" Type="http://schemas.openxmlformats.org/officeDocument/2006/relationships/image" Target="media/image5.png"/><Relationship Id="rId10" Type="http://schemas.openxmlformats.org/officeDocument/2006/relationships/image" Target="media/image9.png"/><Relationship Id="rId21" Type="http://schemas.openxmlformats.org/officeDocument/2006/relationships/image" Target="media/image15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g4kjIvoYY/oH3ZXsdETkqdRiXA==">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2024-01-22T18:50:00Z</dcterms:created>
  <dc:creator>Gianlucas Sanz hernandez</dc:creator>
</cp:coreProperties>
</file>