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Resumen Exchange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la práctica de Exchange vamos a necesitar una ISO de Windows Server 2012 y unos paquetes necesarios para instalación, los paquetes estarán en la carpeta de este mismo documento, para la ISO, podéis utilizar una vuestra o para evitar incompatibilidades o posibles errores pedírmela a mí, de todas formas, podéis ver el mismo video de youtube que me ha servido a mí.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Requisitos antes de instalar Exchange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tl w:val="0"/>
        </w:rPr>
        <w:t xml:space="preserve">máquina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 de tener suficiente almacenamiento, por lo que he visto alrededor de 50/70GB y alrededor de 5gb de RAM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Tener un servidor Windows con los servicios DHCP, DNS y Active Directory instalados con mínimo 2 usuarios creados y una dirección IP fija en nuestro servidor.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el proceso vamos a necesitar usar el navegador, recomiendo evitar utilizar en Explorer e instalar Chrome en el servidor</w:t>
      </w:r>
      <w:sdt>
        <w:sdtPr>
          <w:tag w:val="goog_rdk_0"/>
        </w:sdtPr>
        <w:sdtContent>
          <w:ins w:author="Daniel Alonso" w:id="0" w:date="2024-02-26T19:28:56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Instala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Chrome antes de poner la IP Fija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pasar los paquetes y el setup de Chrome podéis moverlas a un pendrive y pasarlas a la </w:t>
      </w:r>
      <w:r w:rsidDel="00000000" w:rsidR="00000000" w:rsidRPr="00000000">
        <w:rPr>
          <w:rtl w:val="0"/>
        </w:rPr>
        <w:t xml:space="preserve">máquina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directamente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Primero debemos copiar el contenido del archivo “Script Exchange” en la Power Shell, pulsar enter y reiniciar al terminar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e instalar el archivo “UcmaRuntimeSetup”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e instalar el archivo “filterpack2010sp1-kb2460041-x64-fullfile-es-es”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el archivo “FilterPack64bit”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y extraer el archivo que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dentro de la carpeta “Exchange”, podéis extraerlos donde queráis, recomiendo hacerlo en esa misma carpeta.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extraer los archivos buscad un archivo llamado “setup” y ejecutadlo, esto es el instalador de Exchange.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No buscamos actualizaciones en internet.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 los términos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no usar la configuración recomendada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los roles “Función de buzón” Y “Función de acceso de cliente”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Deshabilitamos el explorador de malware (Es decir marcamos a SÍ)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 la ruta de instalación por defecto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Instala, espera a que se completen los 15 pasos y pulsa en finalizar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 instalar Exchange, busca la aplicación “Exchange Management Shell” y ejecútala y escribe este comando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Get-EcpVirtualDirectory | FL *URL*”, este comando nos </w:t>
      </w:r>
      <w:r w:rsidDel="00000000" w:rsidR="00000000" w:rsidRPr="00000000">
        <w:rPr>
          <w:rtl w:val="0"/>
        </w:rPr>
        <w:t xml:space="preserve">generará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URL para acceder al panel de control de Exchange desde el navegador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acceder </w:t>
      </w:r>
      <w:r w:rsidDel="00000000" w:rsidR="00000000" w:rsidRPr="00000000">
        <w:rPr>
          <w:rtl w:val="0"/>
        </w:rPr>
        <w:t xml:space="preserve">a 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deberemos iniciar sesión con el usuario administrador de nuestro sistema y seleccionar una zona horaria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del panel de configuración, podemos configurar usuarios, para ello vamos al apartado Destinatarios/Buzones, y pulsamos el símbolo del más, seleccionando la opción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“Buzón del usuario”, aquí seleccionamos “Usuario existente” y seleccionamos uno de los usuarios que </w:t>
      </w:r>
      <w:sdt>
        <w:sdtPr>
          <w:tag w:val="goog_rdk_1"/>
        </w:sdtPr>
        <w:sdtContent>
          <w:ins w:author="Daniel Alonso" w:id="1" w:date="2024-02-27T09:27:02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14300" distT="114300" distL="114300" distR="114300">
                  <wp:extent cx="4543425" cy="31337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133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ins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creamos previamente con active Directory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pulsamos en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opciones y en la parte de “Base de datos de buzones de correo” examinamos y Seleccionamos “Mailbox Database….”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apartado “Archivo” marcamos la opción “Crear un buzón de archivo local para este usuario”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apartado de directivas dejamos la opción “Sin directiva”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Guardamos la configuración y repetimos el proceso añadiendo otro usuario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comprobar la configuración deberemos acceder a Exchange desde un cliente y no desde el panel de administrador, para ello vamos a una </w:t>
      </w:r>
      <w:r w:rsidDel="00000000" w:rsidR="00000000" w:rsidRPr="00000000">
        <w:rPr>
          <w:rtl w:val="0"/>
        </w:rPr>
        <w:t xml:space="preserve">máquina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cliente conectada a nuestro servidor y desde el navegador introducimos esta URL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i w:val="1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Tu_dominio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/owa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desde aquí iniciamos sesión con alguno de los usuarios que añadimos previamente desde el panel del administrador y probamos a enviar un correo al otro usuario para posteriormente entrar con su cuenta y comprobar que se ha enviado correctamente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120AB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E4F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E4F5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u_dominio/owa" TargetMode="External"/><Relationship Id="rId9" Type="http://schemas.openxmlformats.org/officeDocument/2006/relationships/hyperlink" Target="https://tu_dominio/ow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tu_dominio/o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2UeDr+wkGKhJWZuNV9TS/imEg==">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2024-01-21T22:21:00Z</dcterms:created>
  <dc:creator>Gianlucas Sanz hernandez</dc:creator>
</cp:coreProperties>
</file>