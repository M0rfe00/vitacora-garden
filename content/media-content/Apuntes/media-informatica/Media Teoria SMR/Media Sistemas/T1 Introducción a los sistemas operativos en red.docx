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Tema 1 Introducción a los sistemas operativos en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Sabes que es un sistema operativo en 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las características del sistema físico.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los requisitos mínimos del sistema operativo antes de llevar a cabo la instalación.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Diferenciar los modos de instalación.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la introducción técnica sobre la instalación y las incidencias.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6"/>
          <w:szCs w:val="36"/>
          <w:rtl w:val="0"/>
        </w:rPr>
        <w:t xml:space="preserve">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sz w:val="28"/>
          <w:szCs w:val="28"/>
          <w:rtl w:val="0"/>
        </w:rPr>
        <w:t xml:space="preserve">Cliente-Servidor:</w:t>
      </w:r>
    </w:p>
    <w:p w:rsidR="00000000" w:rsidDel="00000000" w:rsidP="00000000" w:rsidRDefault="00000000" w:rsidRPr="00000000" w14:paraId="0000000B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 de comunicación donde el cliente realiza las peticiones de ser</w:t>
      </w:r>
      <w:sdt>
        <w:sdtPr>
          <w:tag w:val="goog_rdk_0"/>
        </w:sdtPr>
        <w:sdtContent>
          <w:del w:author="Daniel Alonso" w:id="0" w:date="2024-03-05T17:29:22Z">
            <w:r w:rsidDel="00000000" w:rsidR="00000000" w:rsidRPr="00000000">
              <w:rPr>
                <w:color w:val="000000"/>
                <w:rtl w:val="0"/>
              </w:rPr>
              <w:delText xml:space="preserve">- </w:delText>
            </w:r>
          </w:del>
        </w:sdtContent>
      </w:sdt>
      <w:r w:rsidDel="00000000" w:rsidR="00000000" w:rsidRPr="00000000">
        <w:rPr>
          <w:color w:val="000000"/>
          <w:rtl w:val="0"/>
        </w:rPr>
        <w:t xml:space="preserve">vicios al servidor y este se encarga de ejecutar y dar respuesta a dichas peticiones.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Código abierto: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Modelo de desarrollo en el que se basa el software libre y donde se permite al usuario, además de su libre utilización, el acceso al código fuente para su estudio y modificación.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GNU:</w:t>
      </w:r>
    </w:p>
    <w:p w:rsidR="00000000" w:rsidDel="00000000" w:rsidP="00000000" w:rsidRDefault="00000000" w:rsidRPr="00000000" w14:paraId="0000000F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Graphic User Interface o interfaz gráfica de usuario. Hace referencia a la instalación de un servidor Windows Server con entorno gráfico.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Licencia:</w:t>
      </w:r>
    </w:p>
    <w:p w:rsidR="00000000" w:rsidDel="00000000" w:rsidP="00000000" w:rsidRDefault="00000000" w:rsidRPr="00000000" w14:paraId="00000011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licencia de software es la autorización que el autor o autores conceden a otros (usuarios o empresa) para utilizar sus programas.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LTS:</w:t>
      </w:r>
    </w:p>
    <w:p w:rsidR="00000000" w:rsidDel="00000000" w:rsidP="00000000" w:rsidRDefault="00000000" w:rsidRPr="00000000" w14:paraId="00000013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Long Term Support. Soporte a largo plazo. Versiones más estables y probadas que el resto. Tienen un soporte durante cinco años.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Nano Server:</w:t>
      </w:r>
    </w:p>
    <w:p w:rsidR="00000000" w:rsidDel="00000000" w:rsidP="00000000" w:rsidRDefault="00000000" w:rsidRPr="00000000" w14:paraId="00000016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Windows Server ofrece esta nueva opción de instalación, que es un sistema operativo de servidor similar a Windows Server en modo Server Core, pero mucho más pequeño, ocupa menos espacio en disco, se configura significativamente más rápido y requiere muchas menos actualizaciones y reinicios. Cuando se reinicia, lo hace mucho más rápido. La opción de instalación de Nano Server está disponible para las ediciones Standard y Datacenter de Windows Server.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Server Core: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Instalación de un servidor Windows Server sin entorno gráfico.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Sistema operativo:</w:t>
      </w:r>
    </w:p>
    <w:p w:rsidR="00000000" w:rsidDel="00000000" w:rsidP="00000000" w:rsidRDefault="00000000" w:rsidRPr="00000000" w14:paraId="0000001A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Software de vital importancia que permite gestionar los recursos hardware de un ordenador.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" w:cs="Roboto" w:eastAsia="Roboto" w:hAnsi="Roboto"/>
          <w:b w:val="1"/>
          <w:color w:val="0070c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0070c0"/>
          <w:sz w:val="28"/>
          <w:szCs w:val="28"/>
          <w:rtl w:val="0"/>
        </w:rPr>
        <w:t xml:space="preserve">Sistema operativo en red:</w:t>
      </w:r>
    </w:p>
    <w:p w:rsidR="00000000" w:rsidDel="00000000" w:rsidP="00000000" w:rsidRDefault="00000000" w:rsidRPr="00000000" w14:paraId="0000001C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Software que permite la interconexión de ordenadores para poder acceder a los servicios y recursos, hardware y software, creando redes de ordenadores.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Resumen: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actualidad, la sociedad se encuentra rodeada de sistemas conectados en red. El teléfono móvil, la televisión, incluso la lavadora de tu casa pueden ofrecer servicios que requieren de una arquitectura cliente-servidor. Los sistemas operativos en red que cubren las necesidades diarias son Android, IOS, Linux, Windows Server, etcétera.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operativo en red se encarga de gestionar los recursos hardware y software de un equipo servidor y de poder atender las peticiones formuladas por los equipos clientes.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necesario conocer los recursos hardware de partida en un equipo informático para poder concretar si cumple los requisitos básicos para la instalación de un determinado sistema operativo.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Dependiendo de la finalidad del equipo servidor, se ha de tomar una serie de decisiones, en cuanto a qué sistema operativo instalar, qué software adicional se necesita, etcétera.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nivel empresarial, los sistemas operativos en red más extendidos son Windows Ser</w:t>
      </w:r>
      <w:sdt>
        <w:sdtPr>
          <w:tag w:val="goog_rdk_1"/>
        </w:sdtPr>
        <w:sdtContent>
          <w:del w:author="Daniel Alonso" w:id="1" w:date="2024-03-05T17:39:34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- 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ver, Windows, Linux/Unix Desktop y Linux/Unix Server.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muy importante llevar a cabo la elaboración de la documentación técnica en la que se reflejen las necesidades, el estado y las incidencias que se produjeron durante la instalación de los diferentes elementos del sistema.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422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RF+1oW3BbQ0chQCEKsJQKrAaw==">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2024-01-29T20:28:00Z</dcterms:created>
  <dc:creator>Gianlucas Sanz hernandez</dc:creator>
</cp:coreProperties>
</file>