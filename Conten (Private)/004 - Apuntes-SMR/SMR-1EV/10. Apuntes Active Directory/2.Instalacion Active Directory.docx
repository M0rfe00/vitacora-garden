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40"/>
          <w:szCs w:val="40"/>
        </w:rPr>
      </w:pPr>
      <w:sdt>
        <w:sdtPr>
          <w:tag w:val="goog_rdk_1"/>
        </w:sdtPr>
        <w:sdtContent>
          <w:ins w:author="Daniel Alonso" w:id="0" w:date="2024-02-14T10:57:03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Instalación</w:t>
            </w:r>
          </w:ins>
        </w:sdtContent>
      </w:sdt>
      <w:sdt>
        <w:sdtPr>
          <w:tag w:val="goog_rdk_2"/>
        </w:sdtPr>
        <w:sdtContent>
          <w:del w:author="Daniel Alonso" w:id="0" w:date="2024-02-14T10:57:03Z">
            <w:r w:rsidDel="00000000" w:rsidR="00000000" w:rsidRPr="00000000">
              <w:rPr>
                <w:b w:val="1"/>
                <w:color w:val="0070c0"/>
                <w:sz w:val="40"/>
                <w:szCs w:val="40"/>
                <w:rtl w:val="0"/>
              </w:rPr>
              <w:delText xml:space="preserve">Instalacion</w:delText>
            </w:r>
          </w:del>
        </w:sdtContent>
      </w:sdt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 Active Directory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Vamos a Inicio → Administrador del servidor y pulsamos sobre Agregar roles y características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970663" cy="2252417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663" cy="2252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Instalación basada en características o en roles y Siguiente</w:t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3819525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Seleccionamos el servidor y Siguiente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0000"/>
        </w:rPr>
        <w:drawing>
          <wp:inline distB="0" distT="0" distL="0" distR="0">
            <wp:extent cx="5400040" cy="3829685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Seleccionaremos el rol Servicios de Dominio de Active Directory: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0" distR="0">
            <wp:extent cx="5400040" cy="3824605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124901" cy="4458322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458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Dejamos las características por defecto y siguiente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400040" cy="381127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Leemos la descripción y observaciones del servicio y siguiente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400040" cy="3808095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Confirmamos las selecciones de instalación pulsamos Instalar.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400040" cy="3839845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Esperamos a que finalice la instalación y cerramos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400040" cy="384302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Ejecutamos el asistente, y las primeras pantallas nos ofrecen información útil para la creación del dominio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400040" cy="3045460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2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Seleccionamos Agregar un nuevo bosque. E introducimos el nombre del dominio raíz que queremos crear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400040" cy="3957955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el apartado “Opciones del controlador de dominio” debemos especificar el nivel de funcionamiento del bosque y del dominio (Sistema operativo), las capacidades del sistema de nombres de domino, en este caso Resolución de nombres de dominio y por ultimo establecer una contraseña para el administrador de Active Directory (Nivel funcionamiento, debemos indicar a partir de que versión funcionara)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400040" cy="3945890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este apartado crea una delegación de servicio, le damos a siguiente y active Directory la creara solo. (Delegación DNS, es una configuración DNS)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400040" cy="3968750"/>
            <wp:effectExtent b="0" l="0" r="0" t="0"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 empezar la configuración creamos un dominio de control para active Directory (Prueba.com)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 este apartado debemos indicar nuestro dominio, que en este caso es “Prueba”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400040" cy="3947795"/>
            <wp:effectExtent b="0" l="0" r="0" t="0"/>
            <wp:docPr id="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 el apartado “Rutas de Acceso” debemos indicar donde va a almacenar active Directory sus bases de datos, por lo general dejaremos las por defecto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400040" cy="3439160"/>
            <wp:effectExtent b="0" l="0" r="0" t="0"/>
            <wp:docPr id="3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400040" cy="3947795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 el apartado “Revisar Opciones” nos muestra un resumen de la configuración al promover el controlador de dominio, nombre del nuevo dominio, nombre NetBIOS, nivel funcional del bosque y dominio, opciones adicionales en nuestro caso Servidor DNS, las comprobamos y siguiente.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400040" cy="3952875"/>
            <wp:effectExtent b="0" l="0" r="0" t="0"/>
            <wp:docPr id="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 el “apartado de requisitos previos” nos hará un resumen de las comprobaciones de requisitos, ya sean configuraciones que hacen falta para la instalación o se han configurado mal, solucionamos en caso de ser necesario e instalamos, por lo general es posible que aunque se haya configurado bien haya algunas alertas, en un principio no hay problema, instalamos.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400040" cy="3956050"/>
            <wp:effectExtent b="0" l="0" r="0" t="0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 caso de que la instalación se haya completado correctamente será necesario reiniciar la </w:t>
      </w:r>
      <w:sdt>
        <w:sdtPr>
          <w:tag w:val="goog_rdk_3"/>
        </w:sdtPr>
        <w:sdtContent>
          <w:ins w:author="Daniel Alonso" w:id="1" w:date="2024-02-14T10:59:43Z">
            <w:r w:rsidDel="00000000" w:rsidR="00000000" w:rsidRPr="00000000">
              <w:rPr>
                <w:rtl w:val="0"/>
              </w:rPr>
              <w:t xml:space="preserve">máquina</w:t>
            </w:r>
          </w:ins>
        </w:sdtContent>
      </w:sdt>
      <w:sdt>
        <w:sdtPr>
          <w:tag w:val="goog_rdk_4"/>
        </w:sdtPr>
        <w:sdtContent>
          <w:del w:author="Daniel Alonso" w:id="1" w:date="2024-02-14T10:59:43Z">
            <w:r w:rsidDel="00000000" w:rsidR="00000000" w:rsidRPr="00000000">
              <w:rPr>
                <w:rtl w:val="0"/>
              </w:rPr>
              <w:delText xml:space="preserve">maquina</w:delText>
            </w:r>
          </w:del>
        </w:sdtContent>
      </w:sdt>
      <w:r w:rsidDel="00000000" w:rsidR="00000000" w:rsidRPr="00000000">
        <w:rPr>
          <w:rtl w:val="0"/>
        </w:rPr>
        <w:t xml:space="preserve"> para terminar la instalación.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400040" cy="3463290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volver a iniciar sesión debemos introducir la contraseña establecida durante la promoción a controlador de dominio.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400040" cy="3482340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5.png"/><Relationship Id="rId21" Type="http://schemas.openxmlformats.org/officeDocument/2006/relationships/image" Target="media/image20.png"/><Relationship Id="rId24" Type="http://schemas.openxmlformats.org/officeDocument/2006/relationships/image" Target="media/image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7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1.png"/><Relationship Id="rId11" Type="http://schemas.openxmlformats.org/officeDocument/2006/relationships/image" Target="media/image3.png"/><Relationship Id="rId10" Type="http://schemas.openxmlformats.org/officeDocument/2006/relationships/image" Target="media/image19.png"/><Relationship Id="rId13" Type="http://schemas.openxmlformats.org/officeDocument/2006/relationships/image" Target="media/image16.png"/><Relationship Id="rId12" Type="http://schemas.openxmlformats.org/officeDocument/2006/relationships/image" Target="media/image12.png"/><Relationship Id="rId15" Type="http://schemas.openxmlformats.org/officeDocument/2006/relationships/image" Target="media/image15.png"/><Relationship Id="rId14" Type="http://schemas.openxmlformats.org/officeDocument/2006/relationships/image" Target="media/image18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9PCEL2DQ/L+75NjttILir3UGA==">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2023-11-22T10:38:00Z</dcterms:created>
  <dc:creator>Gianlucas Sanz hernandez</dc:creator>
</cp:coreProperties>
</file>