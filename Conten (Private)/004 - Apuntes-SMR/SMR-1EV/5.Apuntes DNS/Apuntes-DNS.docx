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bookmarkStart w:colFirst="0" w:colLast="0" w:name="_heading=h.gjdgxs" w:id="0"/>
      <w:bookmarkEnd w:id="0"/>
      <w:r w:rsidDel="00000000" w:rsidR="00000000" w:rsidRPr="00000000">
        <w:rPr>
          <w:b w:val="1"/>
          <w:color w:val="0070c0"/>
          <w:sz w:val="40"/>
          <w:szCs w:val="40"/>
          <w:rtl w:val="0"/>
        </w:rPr>
        <w:t xml:space="preserve">DNS:</w:t>
      </w:r>
    </w:p>
    <w:p w:rsidR="00000000" w:rsidDel="00000000" w:rsidP="00000000" w:rsidRDefault="00000000" w:rsidRPr="00000000" w14:paraId="00000002">
      <w:pPr>
        <w:rPr>
          <w:b w:val="1"/>
          <w:color w:val="000000"/>
          <w:sz w:val="24"/>
          <w:szCs w:val="24"/>
        </w:rPr>
      </w:pPr>
      <w:r w:rsidDel="00000000" w:rsidR="00000000" w:rsidRPr="00000000">
        <w:rPr>
          <w:b w:val="1"/>
          <w:color w:val="000000"/>
          <w:sz w:val="24"/>
          <w:szCs w:val="24"/>
          <w:rtl w:val="0"/>
        </w:rPr>
        <w:t xml:space="preserve">Domain Name Service</w:t>
      </w:r>
    </w:p>
    <w:p w:rsidR="00000000" w:rsidDel="00000000" w:rsidP="00000000" w:rsidRDefault="00000000" w:rsidRPr="00000000" w14:paraId="00000003">
      <w:pPr>
        <w:rPr>
          <w:b w:val="1"/>
          <w:color w:val="000000"/>
          <w:sz w:val="24"/>
          <w:szCs w:val="24"/>
        </w:rPr>
      </w:pPr>
      <w:r w:rsidDel="00000000" w:rsidR="00000000" w:rsidRPr="00000000">
        <w:rPr>
          <w:b w:val="1"/>
          <w:color w:val="000000"/>
          <w:sz w:val="24"/>
          <w:szCs w:val="24"/>
          <w:rtl w:val="0"/>
        </w:rPr>
        <w:t xml:space="preserve">Protocolo que traduce nombres de dominio a direcciones IP</w:t>
      </w:r>
    </w:p>
    <w:p w:rsidR="00000000" w:rsidDel="00000000" w:rsidP="00000000" w:rsidRDefault="00000000" w:rsidRPr="00000000" w14:paraId="00000004">
      <w:pPr>
        <w:rPr>
          <w:color w:val="000000"/>
          <w:sz w:val="24"/>
          <w:szCs w:val="24"/>
        </w:rPr>
      </w:pPr>
      <w:r w:rsidDel="00000000" w:rsidR="00000000" w:rsidRPr="00000000">
        <w:rPr>
          <w:color w:val="000000"/>
          <w:sz w:val="24"/>
          <w:szCs w:val="24"/>
          <w:rtl w:val="0"/>
        </w:rPr>
        <w:t xml:space="preserve">Aunque el protocolo IP sigue utilizando direcciones, es más fácil para el usuario memorizar el nombre del dominio en lugar de su dirección IP</w:t>
      </w:r>
    </w:p>
    <w:p w:rsidR="00000000" w:rsidDel="00000000" w:rsidP="00000000" w:rsidRDefault="00000000" w:rsidRPr="00000000" w14:paraId="00000005">
      <w:pPr>
        <w:rPr>
          <w:color w:val="000000"/>
          <w:sz w:val="24"/>
          <w:szCs w:val="24"/>
        </w:rPr>
      </w:pPr>
      <w:r w:rsidDel="00000000" w:rsidR="00000000" w:rsidRPr="00000000">
        <w:rPr>
          <w:color w:val="000000"/>
          <w:sz w:val="24"/>
          <w:szCs w:val="24"/>
          <w:rtl w:val="0"/>
        </w:rPr>
        <w:t xml:space="preserve">Además, la dirección IP puede cambiar mientras que el nombre de dominio es fijo</w:t>
      </w:r>
    </w:p>
    <w:p w:rsidR="00000000" w:rsidDel="00000000" w:rsidP="00000000" w:rsidRDefault="00000000" w:rsidRPr="00000000" w14:paraId="00000006">
      <w:pPr>
        <w:rPr>
          <w:color w:val="000000"/>
          <w:sz w:val="24"/>
          <w:szCs w:val="24"/>
        </w:rPr>
      </w:pPr>
      <w:r w:rsidDel="00000000" w:rsidR="00000000" w:rsidRPr="00000000">
        <w:rPr>
          <w:rtl w:val="0"/>
        </w:rPr>
      </w:r>
    </w:p>
    <w:p w:rsidR="00000000" w:rsidDel="00000000" w:rsidP="00000000" w:rsidRDefault="00000000" w:rsidRPr="00000000" w14:paraId="00000007">
      <w:pPr>
        <w:rPr>
          <w:color w:val="000000"/>
          <w:sz w:val="24"/>
          <w:szCs w:val="24"/>
        </w:rPr>
      </w:pPr>
      <w:r w:rsidDel="00000000" w:rsidR="00000000" w:rsidRPr="00000000">
        <w:rPr>
          <w:color w:val="000000"/>
          <w:sz w:val="24"/>
          <w:szCs w:val="24"/>
          <w:rtl w:val="0"/>
        </w:rPr>
        <w:t xml:space="preserve">Cliente: Le da al servidor el nombre de dominio</w:t>
      </w:r>
    </w:p>
    <w:p w:rsidR="00000000" w:rsidDel="00000000" w:rsidP="00000000" w:rsidRDefault="00000000" w:rsidRPr="00000000" w14:paraId="00000008">
      <w:pPr>
        <w:rPr>
          <w:color w:val="000000"/>
          <w:sz w:val="24"/>
          <w:szCs w:val="24"/>
        </w:rPr>
      </w:pPr>
      <w:r w:rsidDel="00000000" w:rsidR="00000000" w:rsidRPr="00000000">
        <w:rPr>
          <w:color w:val="000000"/>
          <w:sz w:val="24"/>
          <w:szCs w:val="24"/>
          <w:rtl w:val="0"/>
        </w:rPr>
        <w:t xml:space="preserve">Servidor: Averigua la dirección IP correspondiente y se la devuelve al cliente</w:t>
      </w:r>
    </w:p>
    <w:p w:rsidR="00000000" w:rsidDel="00000000" w:rsidP="00000000" w:rsidRDefault="00000000" w:rsidRPr="00000000" w14:paraId="00000009">
      <w:pPr>
        <w:rPr>
          <w:color w:val="000000"/>
          <w:sz w:val="24"/>
          <w:szCs w:val="24"/>
        </w:rPr>
      </w:pPr>
      <w:r w:rsidDel="00000000" w:rsidR="00000000" w:rsidRPr="00000000">
        <w:rPr>
          <w:color w:val="000000"/>
          <w:sz w:val="24"/>
          <w:szCs w:val="24"/>
          <w:rtl w:val="0"/>
        </w:rPr>
        <w:t xml:space="preserve">Es empleado en multitud de aplicaciones, navegación web, correo electrónico…</w:t>
      </w:r>
    </w:p>
    <w:p w:rsidR="00000000" w:rsidDel="00000000" w:rsidP="00000000" w:rsidRDefault="00000000" w:rsidRPr="00000000" w14:paraId="0000000A">
      <w:pPr>
        <w:rPr>
          <w:color w:val="000000"/>
          <w:sz w:val="24"/>
          <w:szCs w:val="24"/>
        </w:rPr>
      </w:pPr>
      <w:r w:rsidDel="00000000" w:rsidR="00000000" w:rsidRPr="00000000">
        <w:rPr>
          <w:rtl w:val="0"/>
        </w:rPr>
      </w:r>
    </w:p>
    <w:p w:rsidR="00000000" w:rsidDel="00000000" w:rsidP="00000000" w:rsidRDefault="00000000" w:rsidRPr="00000000" w14:paraId="0000000B">
      <w:pPr>
        <w:rPr>
          <w:b w:val="1"/>
          <w:color w:val="0070c0"/>
          <w:sz w:val="40"/>
          <w:szCs w:val="40"/>
        </w:rPr>
      </w:pPr>
      <w:r w:rsidDel="00000000" w:rsidR="00000000" w:rsidRPr="00000000">
        <w:rPr>
          <w:b w:val="1"/>
          <w:color w:val="0070c0"/>
          <w:sz w:val="40"/>
          <w:szCs w:val="40"/>
          <w:rtl w:val="0"/>
        </w:rPr>
        <w:t xml:space="preserve">Dominios:</w:t>
      </w:r>
    </w:p>
    <w:p w:rsidR="00000000" w:rsidDel="00000000" w:rsidP="00000000" w:rsidRDefault="00000000" w:rsidRPr="00000000" w14:paraId="0000000C">
      <w:pPr>
        <w:rPr>
          <w:color w:val="000000"/>
        </w:rPr>
      </w:pPr>
      <w:r w:rsidDel="00000000" w:rsidR="00000000" w:rsidRPr="00000000">
        <w:rPr>
          <w:color w:val="000000"/>
          <w:rtl w:val="0"/>
        </w:rPr>
        <w:t xml:space="preserve">Un dominio es un nombre único asignado a un área especifica dentro de una red,</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color w:val="000000"/>
          <w:highlight w:val="white"/>
          <w:rtl w:val="0"/>
        </w:rPr>
        <w:t xml:space="preserve">contenedor lógico utilizado para administrar usuarios, grupos y computadoras entre otros objetos.</w:t>
      </w:r>
      <w:r w:rsidDel="00000000" w:rsidR="00000000" w:rsidRPr="00000000">
        <w:rPr>
          <w:rtl w:val="0"/>
        </w:rPr>
      </w:r>
    </w:p>
    <w:p w:rsidR="00000000" w:rsidDel="00000000" w:rsidP="00000000" w:rsidRDefault="00000000" w:rsidRPr="00000000" w14:paraId="0000000F">
      <w:pPr>
        <w:rPr>
          <w:b w:val="1"/>
          <w:color w:val="0070c0"/>
          <w:sz w:val="32"/>
          <w:szCs w:val="32"/>
        </w:rPr>
      </w:pPr>
      <w:r w:rsidDel="00000000" w:rsidR="00000000" w:rsidRPr="00000000">
        <w:rPr>
          <w:b w:val="1"/>
          <w:color w:val="0070c0"/>
          <w:sz w:val="32"/>
          <w:szCs w:val="32"/>
          <w:rtl w:val="0"/>
        </w:rPr>
        <w:t xml:space="preserve">Estructura de un nombre de dominio:</w:t>
      </w:r>
    </w:p>
    <w:p w:rsidR="00000000" w:rsidDel="00000000" w:rsidP="00000000" w:rsidRDefault="00000000" w:rsidRPr="00000000" w14:paraId="00000010">
      <w:pPr>
        <w:rPr>
          <w:color w:val="000000"/>
        </w:rPr>
      </w:pPr>
      <w:r w:rsidDel="00000000" w:rsidR="00000000" w:rsidRPr="00000000">
        <w:rPr>
          <w:color w:val="000000"/>
          <w:rtl w:val="0"/>
        </w:rPr>
        <w:t xml:space="preserve">La estructura de un dominio esta formada por varios apartados separados por un punto, cada uno de ellos recibe el nombre de subdominio, siendo el dominio que esta más a la derecha el de carácter más alta dentro de la estructura, además se asemeja a un árbol invertido siendo el tronco la parte superior y ramificándose hacia </w:t>
      </w:r>
    </w:p>
    <w:p w:rsidR="00000000" w:rsidDel="00000000" w:rsidP="00000000" w:rsidRDefault="00000000" w:rsidRPr="00000000" w14:paraId="00000011">
      <w:pPr>
        <w:rPr>
          <w:color w:val="000000"/>
        </w:rPr>
      </w:pPr>
      <w:r w:rsidDel="00000000" w:rsidR="00000000" w:rsidRPr="00000000">
        <w:rPr>
          <w:b w:val="1"/>
          <w:color w:val="0070c0"/>
          <w:sz w:val="32"/>
          <w:szCs w:val="32"/>
        </w:rPr>
        <w:drawing>
          <wp:inline distB="0" distT="0" distL="0" distR="0">
            <wp:extent cx="3324245" cy="826762"/>
            <wp:effectExtent b="0" l="0" r="0" t="0"/>
            <wp:docPr id="12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24245" cy="82676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color w:val="0070c0"/>
          <w:sz w:val="32"/>
          <w:szCs w:val="32"/>
        </w:rPr>
      </w:pPr>
      <w:r w:rsidDel="00000000" w:rsidR="00000000" w:rsidRPr="00000000">
        <w:rPr>
          <w:b w:val="1"/>
          <w:color w:val="0070c0"/>
          <w:sz w:val="32"/>
          <w:szCs w:val="32"/>
        </w:rPr>
        <w:drawing>
          <wp:inline distB="0" distT="0" distL="0" distR="0">
            <wp:extent cx="2564808" cy="2591595"/>
            <wp:effectExtent b="0" l="0" r="0" t="0"/>
            <wp:docPr id="122" name="image8.png"/>
            <a:graphic>
              <a:graphicData uri="http://schemas.openxmlformats.org/drawingml/2006/picture">
                <pic:pic>
                  <pic:nvPicPr>
                    <pic:cNvPr id="0" name="image8.png"/>
                    <pic:cNvPicPr preferRelativeResize="0"/>
                  </pic:nvPicPr>
                  <pic:blipFill>
                    <a:blip r:embed="rId8"/>
                    <a:srcRect b="0" l="13933" r="0" t="2519"/>
                    <a:stretch>
                      <a:fillRect/>
                    </a:stretch>
                  </pic:blipFill>
                  <pic:spPr>
                    <a:xfrm>
                      <a:off x="0" y="0"/>
                      <a:ext cx="2564808" cy="259159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rPr>
          <w:b w:val="1"/>
          <w:color w:val="000000"/>
          <w:sz w:val="28"/>
          <w:szCs w:val="28"/>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b w:val="1"/>
          <w:color w:val="000000"/>
          <w:sz w:val="28"/>
          <w:szCs w:val="28"/>
          <w:rtl w:val="0"/>
        </w:rPr>
        <w:t xml:space="preserve">Ejemplo:</w:t>
      </w:r>
      <w:r w:rsidDel="00000000" w:rsidR="00000000" w:rsidRPr="00000000">
        <w:rPr>
          <w:color w:val="000000"/>
          <w:rtl w:val="0"/>
        </w:rPr>
        <w:t xml:space="preserve"> </w:t>
      </w:r>
      <w:hyperlink r:id="rId9">
        <w:r w:rsidDel="00000000" w:rsidR="00000000" w:rsidRPr="00000000">
          <w:rPr>
            <w:color w:val="0563c1"/>
            <w:u w:val="single"/>
            <w:rtl w:val="0"/>
          </w:rPr>
          <w:t xml:space="preserve">www.ejemplo.com</w:t>
        </w:r>
      </w:hyperlink>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color w:val="000000"/>
          <w:rtl w:val="0"/>
        </w:rPr>
        <w:tab/>
      </w:r>
      <w:r w:rsidDel="00000000" w:rsidR="00000000" w:rsidRPr="00000000">
        <w:rPr>
          <w:b w:val="1"/>
          <w:color w:val="000000"/>
          <w:rtl w:val="0"/>
        </w:rPr>
        <w:t xml:space="preserve">Dominio:</w:t>
      </w:r>
      <w:r w:rsidDel="00000000" w:rsidR="00000000" w:rsidRPr="00000000">
        <w:rPr>
          <w:color w:val="000000"/>
          <w:rtl w:val="0"/>
        </w:rPr>
        <w:t xml:space="preserve"> COM</w:t>
      </w:r>
    </w:p>
    <w:p w:rsidR="00000000" w:rsidDel="00000000" w:rsidP="00000000" w:rsidRDefault="00000000" w:rsidRPr="00000000" w14:paraId="00000016">
      <w:pPr>
        <w:rPr>
          <w:color w:val="000000"/>
        </w:rPr>
      </w:pPr>
      <w:r w:rsidDel="00000000" w:rsidR="00000000" w:rsidRPr="00000000">
        <w:rPr>
          <w:color w:val="000000"/>
          <w:rtl w:val="0"/>
        </w:rPr>
        <w:tab/>
      </w:r>
      <w:r w:rsidDel="00000000" w:rsidR="00000000" w:rsidRPr="00000000">
        <w:rPr>
          <w:b w:val="1"/>
          <w:color w:val="000000"/>
          <w:rtl w:val="0"/>
        </w:rPr>
        <w:t xml:space="preserve">Subdominio:</w:t>
      </w:r>
      <w:r w:rsidDel="00000000" w:rsidR="00000000" w:rsidRPr="00000000">
        <w:rPr>
          <w:color w:val="000000"/>
          <w:rtl w:val="0"/>
        </w:rPr>
        <w:t xml:space="preserve"> Ejemplo</w:t>
      </w:r>
    </w:p>
    <w:p w:rsidR="00000000" w:rsidDel="00000000" w:rsidP="00000000" w:rsidRDefault="00000000" w:rsidRPr="00000000" w14:paraId="00000017">
      <w:pPr>
        <w:rPr>
          <w:color w:val="000000"/>
        </w:rPr>
      </w:pPr>
      <w:r w:rsidDel="00000000" w:rsidR="00000000" w:rsidRPr="00000000">
        <w:rPr>
          <w:color w:val="000000"/>
          <w:rtl w:val="0"/>
        </w:rPr>
        <w:tab/>
      </w:r>
      <w:r w:rsidDel="00000000" w:rsidR="00000000" w:rsidRPr="00000000">
        <w:rPr>
          <w:b w:val="1"/>
          <w:color w:val="000000"/>
          <w:rtl w:val="0"/>
        </w:rPr>
        <w:t xml:space="preserve">Nombre del host:</w:t>
      </w:r>
      <w:r w:rsidDel="00000000" w:rsidR="00000000" w:rsidRPr="00000000">
        <w:rPr>
          <w:color w:val="000000"/>
          <w:rtl w:val="0"/>
        </w:rPr>
        <w:t xml:space="preserve"> www</w:t>
      </w:r>
    </w:p>
    <w:p w:rsidR="00000000" w:rsidDel="00000000" w:rsidP="00000000" w:rsidRDefault="00000000" w:rsidRPr="00000000" w14:paraId="00000018">
      <w:pPr>
        <w:rPr>
          <w:b w:val="1"/>
          <w:color w:val="000000"/>
        </w:rPr>
      </w:pPr>
      <w:r w:rsidDel="00000000" w:rsidR="00000000" w:rsidRPr="00000000">
        <w:rPr>
          <w:b w:val="1"/>
          <w:color w:val="000000"/>
          <w:rtl w:val="0"/>
        </w:rPr>
        <w:t xml:space="preserve">Tipos de Dominios: </w:t>
      </w:r>
    </w:p>
    <w:p w:rsidR="00000000" w:rsidDel="00000000" w:rsidP="00000000" w:rsidRDefault="00000000" w:rsidRPr="00000000" w14:paraId="00000019">
      <w:pPr>
        <w:rPr>
          <w:b w:val="1"/>
          <w:color w:val="000000"/>
        </w:rPr>
      </w:pPr>
      <w:r w:rsidDel="00000000" w:rsidR="00000000" w:rsidRPr="00000000">
        <w:rPr>
          <w:b w:val="1"/>
          <w:color w:val="000000"/>
          <w:rtl w:val="0"/>
        </w:rPr>
        <w:t xml:space="preserve">Absolutos:</w:t>
      </w:r>
    </w:p>
    <w:p w:rsidR="00000000" w:rsidDel="00000000" w:rsidP="00000000" w:rsidRDefault="00000000" w:rsidRPr="00000000" w14:paraId="0000001A">
      <w:pPr>
        <w:rPr>
          <w:color w:val="000000"/>
        </w:rPr>
      </w:pPr>
      <w:r w:rsidDel="00000000" w:rsidR="00000000" w:rsidRPr="00000000">
        <w:rPr>
          <w:color w:val="000000"/>
          <w:rtl w:val="0"/>
        </w:rPr>
        <w:t xml:space="preserve">También conocidos como </w:t>
      </w:r>
      <w:r w:rsidDel="00000000" w:rsidR="00000000" w:rsidRPr="00000000">
        <w:rPr>
          <w:b w:val="1"/>
          <w:color w:val="000000"/>
          <w:rtl w:val="0"/>
        </w:rPr>
        <w:t xml:space="preserve">FQDN</w:t>
      </w:r>
      <w:r w:rsidDel="00000000" w:rsidR="00000000" w:rsidRPr="00000000">
        <w:rPr>
          <w:color w:val="000000"/>
          <w:rtl w:val="0"/>
        </w:rPr>
        <w:t xml:space="preserve"> (Full Qualified Domain Name) en estos se especifica todo el nombre completo del dominio</w:t>
      </w:r>
    </w:p>
    <w:p w:rsidR="00000000" w:rsidDel="00000000" w:rsidP="00000000" w:rsidRDefault="00000000" w:rsidRPr="00000000" w14:paraId="0000001B">
      <w:pPr>
        <w:rPr>
          <w:b w:val="1"/>
          <w:color w:val="000000"/>
        </w:rPr>
      </w:pPr>
      <w:r w:rsidDel="00000000" w:rsidR="00000000" w:rsidRPr="00000000">
        <w:rPr>
          <w:rtl w:val="0"/>
        </w:rPr>
      </w:r>
    </w:p>
    <w:p w:rsidR="00000000" w:rsidDel="00000000" w:rsidP="00000000" w:rsidRDefault="00000000" w:rsidRPr="00000000" w14:paraId="0000001C">
      <w:pPr>
        <w:rPr>
          <w:b w:val="1"/>
          <w:color w:val="000000"/>
        </w:rPr>
      </w:pPr>
      <w:r w:rsidDel="00000000" w:rsidR="00000000" w:rsidRPr="00000000">
        <w:rPr>
          <w:b w:val="1"/>
          <w:color w:val="000000"/>
          <w:rtl w:val="0"/>
        </w:rPr>
        <w:t xml:space="preserve">Relativos:</w:t>
      </w:r>
    </w:p>
    <w:p w:rsidR="00000000" w:rsidDel="00000000" w:rsidP="00000000" w:rsidRDefault="00000000" w:rsidRPr="00000000" w14:paraId="0000001D">
      <w:pPr>
        <w:rPr>
          <w:color w:val="000000"/>
        </w:rPr>
      </w:pPr>
      <w:r w:rsidDel="00000000" w:rsidR="00000000" w:rsidRPr="00000000">
        <w:rPr>
          <w:color w:val="000000"/>
          <w:rtl w:val="0"/>
        </w:rPr>
        <w:t xml:space="preserve">Hacen referencia a un dominio, es decir la ruta no es absoluta</w:t>
      </w:r>
    </w:p>
    <w:p w:rsidR="00000000" w:rsidDel="00000000" w:rsidP="00000000" w:rsidRDefault="00000000" w:rsidRPr="00000000" w14:paraId="0000001E">
      <w:pPr>
        <w:rPr>
          <w:color w:val="000000"/>
        </w:rPr>
      </w:pPr>
      <w:r w:rsidDel="00000000" w:rsidR="00000000" w:rsidRPr="00000000">
        <w:rPr>
          <w:b w:val="1"/>
          <w:color w:val="000000"/>
          <w:rtl w:val="0"/>
        </w:rPr>
        <w:t xml:space="preserve">Ejemplo:</w:t>
      </w:r>
      <w:r w:rsidDel="00000000" w:rsidR="00000000" w:rsidRPr="00000000">
        <w:rPr>
          <w:color w:val="000000"/>
          <w:rtl w:val="0"/>
        </w:rPr>
        <w:t xml:space="preserve"> </w:t>
      </w:r>
    </w:p>
    <w:p w:rsidR="00000000" w:rsidDel="00000000" w:rsidP="00000000" w:rsidRDefault="00000000" w:rsidRPr="00000000" w14:paraId="0000001F">
      <w:pPr>
        <w:rPr>
          <w:color w:val="000000"/>
        </w:rPr>
      </w:pPr>
      <w:r w:rsidDel="00000000" w:rsidR="00000000" w:rsidRPr="00000000">
        <w:rPr>
          <w:color w:val="000000"/>
          <w:rtl w:val="0"/>
        </w:rPr>
        <w:tab/>
        <w:t xml:space="preserve">Relativa: ejemplo.es</w:t>
      </w:r>
    </w:p>
    <w:p w:rsidR="00000000" w:rsidDel="00000000" w:rsidP="00000000" w:rsidRDefault="00000000" w:rsidRPr="00000000" w14:paraId="00000020">
      <w:pPr>
        <w:rPr>
          <w:color w:val="000000"/>
        </w:rPr>
      </w:pPr>
      <w:r w:rsidDel="00000000" w:rsidR="00000000" w:rsidRPr="00000000">
        <w:rPr>
          <w:color w:val="000000"/>
          <w:rtl w:val="0"/>
        </w:rPr>
        <w:t xml:space="preserve">Absoluta: </w:t>
      </w:r>
      <w:hyperlink r:id="rId10">
        <w:r w:rsidDel="00000000" w:rsidR="00000000" w:rsidRPr="00000000">
          <w:rPr>
            <w:color w:val="0563c1"/>
            <w:u w:val="single"/>
            <w:rtl w:val="0"/>
          </w:rPr>
          <w:t xml:space="preserve">www.ejemplo.es</w:t>
        </w:r>
      </w:hyperlink>
      <w:r w:rsidDel="00000000" w:rsidR="00000000" w:rsidRPr="00000000">
        <w:rPr>
          <w:color w:val="000000"/>
          <w:rtl w:val="0"/>
        </w:rPr>
        <w:t xml:space="preserve"> </w:t>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rPr>
          <w:color w:val="000000"/>
        </w:rPr>
      </w:pP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rtl w:val="0"/>
        </w:rPr>
      </w:r>
    </w:p>
    <w:p w:rsidR="00000000" w:rsidDel="00000000" w:rsidP="00000000" w:rsidRDefault="00000000" w:rsidRPr="00000000" w14:paraId="00000024">
      <w:pPr>
        <w:rPr>
          <w:color w:val="000000"/>
        </w:rPr>
      </w:pP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rPr>
          <w:color w:val="000000"/>
        </w:rPr>
      </w:pPr>
      <w:r w:rsidDel="00000000" w:rsidR="00000000" w:rsidRPr="00000000">
        <w:rPr>
          <w:rtl w:val="0"/>
        </w:rPr>
      </w:r>
    </w:p>
    <w:p w:rsidR="00000000" w:rsidDel="00000000" w:rsidP="00000000" w:rsidRDefault="00000000" w:rsidRPr="00000000" w14:paraId="00000027">
      <w:pPr>
        <w:rPr>
          <w:color w:val="000000"/>
        </w:rPr>
      </w:pPr>
      <w:r w:rsidDel="00000000" w:rsidR="00000000" w:rsidRPr="00000000">
        <w:rPr>
          <w:color w:val="000000"/>
          <w:rtl w:val="0"/>
        </w:rPr>
        <w:t xml:space="preserve">Los dominios de primer nivel también pueden ser clasificados por geografía, tipo de organización </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gridSpan w:val="2"/>
          </w:tcPr>
          <w:p w:rsidR="00000000" w:rsidDel="00000000" w:rsidP="00000000" w:rsidRDefault="00000000" w:rsidRPr="00000000" w14:paraId="00000028">
            <w:pPr>
              <w:rPr>
                <w:color w:val="000000"/>
              </w:rPr>
            </w:pPr>
            <w:r w:rsidDel="00000000" w:rsidR="00000000" w:rsidRPr="00000000">
              <w:rPr>
                <w:color w:val="000000"/>
                <w:rtl w:val="0"/>
              </w:rPr>
              <w:t xml:space="preserve">Dominios de alto nivel de organización </w:t>
            </w:r>
          </w:p>
        </w:tc>
      </w:tr>
      <w:tr>
        <w:trPr>
          <w:cantSplit w:val="0"/>
          <w:tblHeader w:val="0"/>
        </w:trPr>
        <w:tc>
          <w:tcPr/>
          <w:p w:rsidR="00000000" w:rsidDel="00000000" w:rsidP="00000000" w:rsidRDefault="00000000" w:rsidRPr="00000000" w14:paraId="0000002A">
            <w:pPr>
              <w:rPr>
                <w:color w:val="000000"/>
              </w:rPr>
            </w:pPr>
            <w:r w:rsidDel="00000000" w:rsidR="00000000" w:rsidRPr="00000000">
              <w:rPr>
                <w:color w:val="000000"/>
                <w:rtl w:val="0"/>
              </w:rPr>
              <w:t xml:space="preserve">Domino </w:t>
            </w:r>
          </w:p>
        </w:tc>
        <w:tc>
          <w:tcPr/>
          <w:p w:rsidR="00000000" w:rsidDel="00000000" w:rsidP="00000000" w:rsidRDefault="00000000" w:rsidRPr="00000000" w14:paraId="0000002B">
            <w:pPr>
              <w:rPr>
                <w:color w:val="000000"/>
              </w:rPr>
            </w:pPr>
            <w:r w:rsidDel="00000000" w:rsidR="00000000" w:rsidRPr="00000000">
              <w:rPr>
                <w:color w:val="000000"/>
                <w:rtl w:val="0"/>
              </w:rPr>
              <w:t xml:space="preserve">Significado</w:t>
            </w:r>
          </w:p>
        </w:tc>
      </w:tr>
      <w:tr>
        <w:trPr>
          <w:cantSplit w:val="0"/>
          <w:tblHeader w:val="0"/>
        </w:trPr>
        <w:tc>
          <w:tcPr/>
          <w:p w:rsidR="00000000" w:rsidDel="00000000" w:rsidP="00000000" w:rsidRDefault="00000000" w:rsidRPr="00000000" w14:paraId="0000002C">
            <w:pPr>
              <w:rPr>
                <w:color w:val="000000"/>
              </w:rPr>
            </w:pPr>
            <w:r w:rsidDel="00000000" w:rsidR="00000000" w:rsidRPr="00000000">
              <w:rPr>
                <w:color w:val="000000"/>
                <w:rtl w:val="0"/>
              </w:rPr>
              <w:t xml:space="preserve">com</w:t>
            </w:r>
          </w:p>
        </w:tc>
        <w:tc>
          <w:tcPr/>
          <w:p w:rsidR="00000000" w:rsidDel="00000000" w:rsidP="00000000" w:rsidRDefault="00000000" w:rsidRPr="00000000" w14:paraId="0000002D">
            <w:pPr>
              <w:rPr>
                <w:color w:val="000000"/>
              </w:rPr>
            </w:pPr>
            <w:r w:rsidDel="00000000" w:rsidR="00000000" w:rsidRPr="00000000">
              <w:rPr>
                <w:color w:val="000000"/>
                <w:rtl w:val="0"/>
              </w:rPr>
              <w:t xml:space="preserve">Organización comercial</w:t>
            </w:r>
          </w:p>
        </w:tc>
      </w:tr>
      <w:tr>
        <w:trPr>
          <w:cantSplit w:val="0"/>
          <w:tblHeader w:val="0"/>
        </w:trPr>
        <w:tc>
          <w:tcPr/>
          <w:p w:rsidR="00000000" w:rsidDel="00000000" w:rsidP="00000000" w:rsidRDefault="00000000" w:rsidRPr="00000000" w14:paraId="0000002E">
            <w:pPr>
              <w:rPr>
                <w:color w:val="000000"/>
              </w:rPr>
            </w:pPr>
            <w:r w:rsidDel="00000000" w:rsidR="00000000" w:rsidRPr="00000000">
              <w:rPr>
                <w:color w:val="000000"/>
                <w:rtl w:val="0"/>
              </w:rPr>
              <w:t xml:space="preserve">edu</w:t>
            </w:r>
          </w:p>
        </w:tc>
        <w:tc>
          <w:tcPr/>
          <w:p w:rsidR="00000000" w:rsidDel="00000000" w:rsidP="00000000" w:rsidRDefault="00000000" w:rsidRPr="00000000" w14:paraId="0000002F">
            <w:pPr>
              <w:rPr>
                <w:color w:val="000000"/>
              </w:rPr>
            </w:pPr>
            <w:r w:rsidDel="00000000" w:rsidR="00000000" w:rsidRPr="00000000">
              <w:rPr>
                <w:color w:val="000000"/>
                <w:rtl w:val="0"/>
              </w:rPr>
              <w:t xml:space="preserve">Institución educativa</w:t>
            </w:r>
          </w:p>
        </w:tc>
      </w:tr>
      <w:tr>
        <w:trPr>
          <w:cantSplit w:val="0"/>
          <w:tblHeader w:val="0"/>
        </w:trPr>
        <w:tc>
          <w:tcPr/>
          <w:p w:rsidR="00000000" w:rsidDel="00000000" w:rsidP="00000000" w:rsidRDefault="00000000" w:rsidRPr="00000000" w14:paraId="00000030">
            <w:pPr>
              <w:rPr>
                <w:color w:val="000000"/>
              </w:rPr>
            </w:pPr>
            <w:r w:rsidDel="00000000" w:rsidR="00000000" w:rsidRPr="00000000">
              <w:rPr>
                <w:color w:val="000000"/>
                <w:rtl w:val="0"/>
              </w:rPr>
              <w:t xml:space="preserve">gov</w:t>
            </w:r>
          </w:p>
        </w:tc>
        <w:tc>
          <w:tcPr/>
          <w:p w:rsidR="00000000" w:rsidDel="00000000" w:rsidP="00000000" w:rsidRDefault="00000000" w:rsidRPr="00000000" w14:paraId="00000031">
            <w:pPr>
              <w:rPr>
                <w:color w:val="000000"/>
              </w:rPr>
            </w:pPr>
            <w:r w:rsidDel="00000000" w:rsidR="00000000" w:rsidRPr="00000000">
              <w:rPr>
                <w:color w:val="000000"/>
                <w:rtl w:val="0"/>
              </w:rPr>
              <w:t xml:space="preserve">Institución gubernamental</w:t>
            </w:r>
          </w:p>
        </w:tc>
      </w:tr>
      <w:tr>
        <w:trPr>
          <w:cantSplit w:val="0"/>
          <w:tblHeader w:val="0"/>
        </w:trPr>
        <w:tc>
          <w:tcPr/>
          <w:p w:rsidR="00000000" w:rsidDel="00000000" w:rsidP="00000000" w:rsidRDefault="00000000" w:rsidRPr="00000000" w14:paraId="00000032">
            <w:pPr>
              <w:rPr>
                <w:color w:val="000000"/>
              </w:rPr>
            </w:pPr>
            <w:r w:rsidDel="00000000" w:rsidR="00000000" w:rsidRPr="00000000">
              <w:rPr>
                <w:color w:val="000000"/>
                <w:rtl w:val="0"/>
              </w:rPr>
              <w:t xml:space="preserve">Int</w:t>
            </w:r>
          </w:p>
        </w:tc>
        <w:tc>
          <w:tcPr/>
          <w:p w:rsidR="00000000" w:rsidDel="00000000" w:rsidP="00000000" w:rsidRDefault="00000000" w:rsidRPr="00000000" w14:paraId="00000033">
            <w:pPr>
              <w:rPr>
                <w:color w:val="000000"/>
              </w:rPr>
            </w:pPr>
            <w:r w:rsidDel="00000000" w:rsidR="00000000" w:rsidRPr="00000000">
              <w:rPr>
                <w:color w:val="000000"/>
                <w:rtl w:val="0"/>
              </w:rPr>
              <w:t xml:space="preserve">Organización internacional</w:t>
            </w:r>
          </w:p>
        </w:tc>
      </w:tr>
      <w:tr>
        <w:trPr>
          <w:cantSplit w:val="0"/>
          <w:tblHeader w:val="0"/>
        </w:trPr>
        <w:tc>
          <w:tcPr/>
          <w:p w:rsidR="00000000" w:rsidDel="00000000" w:rsidP="00000000" w:rsidRDefault="00000000" w:rsidRPr="00000000" w14:paraId="00000034">
            <w:pPr>
              <w:rPr>
                <w:color w:val="000000"/>
              </w:rPr>
            </w:pPr>
            <w:r w:rsidDel="00000000" w:rsidR="00000000" w:rsidRPr="00000000">
              <w:rPr>
                <w:color w:val="000000"/>
                <w:rtl w:val="0"/>
              </w:rPr>
              <w:t xml:space="preserve">mil</w:t>
            </w:r>
          </w:p>
        </w:tc>
        <w:tc>
          <w:tcPr/>
          <w:p w:rsidR="00000000" w:rsidDel="00000000" w:rsidP="00000000" w:rsidRDefault="00000000" w:rsidRPr="00000000" w14:paraId="00000035">
            <w:pPr>
              <w:rPr>
                <w:color w:val="000000"/>
              </w:rPr>
            </w:pPr>
            <w:r w:rsidDel="00000000" w:rsidR="00000000" w:rsidRPr="00000000">
              <w:rPr>
                <w:color w:val="000000"/>
                <w:rtl w:val="0"/>
              </w:rPr>
              <w:t xml:space="preserve">Organización militar</w:t>
            </w:r>
          </w:p>
        </w:tc>
      </w:tr>
      <w:tr>
        <w:trPr>
          <w:cantSplit w:val="0"/>
          <w:tblHeader w:val="0"/>
        </w:trPr>
        <w:tc>
          <w:tcPr/>
          <w:p w:rsidR="00000000" w:rsidDel="00000000" w:rsidP="00000000" w:rsidRDefault="00000000" w:rsidRPr="00000000" w14:paraId="00000036">
            <w:pPr>
              <w:rPr>
                <w:color w:val="000000"/>
              </w:rPr>
            </w:pPr>
            <w:r w:rsidDel="00000000" w:rsidR="00000000" w:rsidRPr="00000000">
              <w:rPr>
                <w:color w:val="000000"/>
                <w:rtl w:val="0"/>
              </w:rPr>
              <w:t xml:space="preserve">net</w:t>
            </w:r>
          </w:p>
        </w:tc>
        <w:tc>
          <w:tcPr/>
          <w:p w:rsidR="00000000" w:rsidDel="00000000" w:rsidP="00000000" w:rsidRDefault="00000000" w:rsidRPr="00000000" w14:paraId="00000037">
            <w:pPr>
              <w:rPr>
                <w:color w:val="000000"/>
              </w:rPr>
            </w:pPr>
            <w:r w:rsidDel="00000000" w:rsidR="00000000" w:rsidRPr="00000000">
              <w:rPr>
                <w:color w:val="000000"/>
                <w:rtl w:val="0"/>
              </w:rPr>
              <w:t xml:space="preserve">Organización de red</w:t>
            </w:r>
          </w:p>
        </w:tc>
      </w:tr>
      <w:tr>
        <w:trPr>
          <w:cantSplit w:val="0"/>
          <w:tblHeader w:val="0"/>
        </w:trPr>
        <w:tc>
          <w:tcPr/>
          <w:p w:rsidR="00000000" w:rsidDel="00000000" w:rsidP="00000000" w:rsidRDefault="00000000" w:rsidRPr="00000000" w14:paraId="00000038">
            <w:pPr>
              <w:rPr>
                <w:color w:val="000000"/>
              </w:rPr>
            </w:pPr>
            <w:r w:rsidDel="00000000" w:rsidR="00000000" w:rsidRPr="00000000">
              <w:rPr>
                <w:color w:val="000000"/>
                <w:rtl w:val="0"/>
              </w:rPr>
              <w:t xml:space="preserve">org</w:t>
            </w:r>
          </w:p>
        </w:tc>
        <w:tc>
          <w:tcPr/>
          <w:p w:rsidR="00000000" w:rsidDel="00000000" w:rsidP="00000000" w:rsidRDefault="00000000" w:rsidRPr="00000000" w14:paraId="00000039">
            <w:pPr>
              <w:rPr>
                <w:color w:val="000000"/>
              </w:rPr>
            </w:pPr>
            <w:r w:rsidDel="00000000" w:rsidR="00000000" w:rsidRPr="00000000">
              <w:rPr>
                <w:color w:val="000000"/>
                <w:rtl w:val="0"/>
              </w:rPr>
              <w:t xml:space="preserve">Organización sin animo de lucro</w:t>
            </w:r>
          </w:p>
        </w:tc>
      </w:tr>
      <w:tr>
        <w:trPr>
          <w:cantSplit w:val="0"/>
          <w:tblHeader w:val="0"/>
        </w:trPr>
        <w:tc>
          <w:tcPr/>
          <w:p w:rsidR="00000000" w:rsidDel="00000000" w:rsidP="00000000" w:rsidRDefault="00000000" w:rsidRPr="00000000" w14:paraId="0000003A">
            <w:pPr>
              <w:rPr>
                <w:color w:val="000000"/>
              </w:rPr>
            </w:pPr>
            <w:r w:rsidDel="00000000" w:rsidR="00000000" w:rsidRPr="00000000">
              <w:rPr>
                <w:color w:val="000000"/>
                <w:rtl w:val="0"/>
              </w:rPr>
              <w:t xml:space="preserve">es</w:t>
            </w:r>
          </w:p>
        </w:tc>
        <w:tc>
          <w:tcPr/>
          <w:p w:rsidR="00000000" w:rsidDel="00000000" w:rsidP="00000000" w:rsidRDefault="00000000" w:rsidRPr="00000000" w14:paraId="0000003B">
            <w:pPr>
              <w:rPr>
                <w:color w:val="000000"/>
              </w:rPr>
            </w:pPr>
            <w:r w:rsidDel="00000000" w:rsidR="00000000" w:rsidRPr="00000000">
              <w:rPr>
                <w:color w:val="000000"/>
                <w:rtl w:val="0"/>
              </w:rPr>
              <w:t xml:space="preserve">Organización española/ Ubicación del host</w:t>
            </w:r>
          </w:p>
        </w:tc>
      </w:tr>
    </w:tbl>
    <w:p w:rsidR="00000000" w:rsidDel="00000000" w:rsidP="00000000" w:rsidRDefault="00000000" w:rsidRPr="00000000" w14:paraId="0000003C">
      <w:pPr>
        <w:rPr>
          <w:color w:val="000000"/>
        </w:rPr>
      </w:pPr>
      <w:r w:rsidDel="00000000" w:rsidR="00000000" w:rsidRPr="00000000">
        <w:rPr>
          <w:rtl w:val="0"/>
        </w:rPr>
      </w:r>
    </w:p>
    <w:p w:rsidR="00000000" w:rsidDel="00000000" w:rsidP="00000000" w:rsidRDefault="00000000" w:rsidRPr="00000000" w14:paraId="0000003D">
      <w:pPr>
        <w:rPr>
          <w:b w:val="1"/>
          <w:color w:val="4472c4"/>
          <w:sz w:val="36"/>
          <w:szCs w:val="36"/>
        </w:rPr>
      </w:pPr>
      <w:r w:rsidDel="00000000" w:rsidR="00000000" w:rsidRPr="00000000">
        <w:rPr>
          <w:b w:val="1"/>
          <w:color w:val="4472c4"/>
          <w:sz w:val="36"/>
          <w:szCs w:val="36"/>
          <w:rtl w:val="0"/>
        </w:rPr>
        <w:t xml:space="preserve">Objetos:</w:t>
      </w:r>
    </w:p>
    <w:p w:rsidR="00000000" w:rsidDel="00000000" w:rsidP="00000000" w:rsidRDefault="00000000" w:rsidRPr="00000000" w14:paraId="0000003E">
      <w:pPr>
        <w:rPr>
          <w:b w:val="1"/>
          <w:color w:val="000000"/>
        </w:rPr>
      </w:pPr>
      <w:r w:rsidDel="00000000" w:rsidR="00000000" w:rsidRPr="00000000">
        <w:rPr>
          <w:b w:val="1"/>
          <w:color w:val="000000"/>
          <w:rtl w:val="0"/>
        </w:rPr>
        <w:t xml:space="preserve">Representaciones de los recursos de red como usuarios, equipos, impresoras etc…</w:t>
      </w:r>
    </w:p>
    <w:p w:rsidR="00000000" w:rsidDel="00000000" w:rsidP="00000000" w:rsidRDefault="00000000" w:rsidRPr="00000000" w14:paraId="0000003F">
      <w:pPr>
        <w:rPr>
          <w:b w:val="1"/>
          <w:color w:val="0070c0"/>
          <w:sz w:val="36"/>
          <w:szCs w:val="36"/>
        </w:rPr>
      </w:pPr>
      <w:r w:rsidDel="00000000" w:rsidR="00000000" w:rsidRPr="00000000">
        <w:rPr>
          <w:rtl w:val="0"/>
        </w:rPr>
      </w:r>
    </w:p>
    <w:p w:rsidR="00000000" w:rsidDel="00000000" w:rsidP="00000000" w:rsidRDefault="00000000" w:rsidRPr="00000000" w14:paraId="00000040">
      <w:pPr>
        <w:rPr>
          <w:b w:val="1"/>
          <w:color w:val="0070c0"/>
          <w:sz w:val="36"/>
          <w:szCs w:val="36"/>
        </w:rPr>
      </w:pPr>
      <w:r w:rsidDel="00000000" w:rsidR="00000000" w:rsidRPr="00000000">
        <w:rPr>
          <w:b w:val="1"/>
          <w:color w:val="0070c0"/>
          <w:sz w:val="36"/>
          <w:szCs w:val="36"/>
          <w:rtl w:val="0"/>
        </w:rPr>
        <w:t xml:space="preserve">Arboles:</w:t>
      </w:r>
    </w:p>
    <w:p w:rsidR="00000000" w:rsidDel="00000000" w:rsidP="00000000" w:rsidRDefault="00000000" w:rsidRPr="00000000" w14:paraId="00000041">
      <w:pPr>
        <w:rPr>
          <w:color w:val="000000"/>
        </w:rPr>
      </w:pPr>
      <w:r w:rsidDel="00000000" w:rsidR="00000000" w:rsidRPr="00000000">
        <w:rPr>
          <w:color w:val="000000"/>
          <w:rtl w:val="0"/>
        </w:rPr>
        <w:t xml:space="preserve">Agrupación de uno o mas dominios que comparten un espacio contiguo, es decir están al mismo nivel en la estructura</w:t>
      </w:r>
    </w:p>
    <w:p w:rsidR="00000000" w:rsidDel="00000000" w:rsidP="00000000" w:rsidRDefault="00000000" w:rsidRPr="00000000" w14:paraId="00000042">
      <w:pPr>
        <w:rPr>
          <w:color w:val="000000"/>
        </w:rPr>
      </w:pPr>
      <w:r w:rsidDel="00000000" w:rsidR="00000000" w:rsidRPr="00000000">
        <w:rPr>
          <w:rtl w:val="0"/>
        </w:rPr>
      </w:r>
    </w:p>
    <w:p w:rsidR="00000000" w:rsidDel="00000000" w:rsidP="00000000" w:rsidRDefault="00000000" w:rsidRPr="00000000" w14:paraId="00000043">
      <w:pPr>
        <w:rPr>
          <w:b w:val="1"/>
          <w:color w:val="4472c4"/>
          <w:sz w:val="36"/>
          <w:szCs w:val="36"/>
        </w:rPr>
      </w:pPr>
      <w:r w:rsidDel="00000000" w:rsidR="00000000" w:rsidRPr="00000000">
        <w:rPr>
          <w:b w:val="1"/>
          <w:color w:val="4472c4"/>
          <w:sz w:val="36"/>
          <w:szCs w:val="36"/>
          <w:rtl w:val="0"/>
        </w:rPr>
        <w:t xml:space="preserve">Bosque:</w:t>
      </w:r>
    </w:p>
    <w:p w:rsidR="00000000" w:rsidDel="00000000" w:rsidP="00000000" w:rsidRDefault="00000000" w:rsidRPr="00000000" w14:paraId="00000044">
      <w:pPr>
        <w:rPr>
          <w:color w:val="000000"/>
        </w:rPr>
      </w:pPr>
      <w:r w:rsidDel="00000000" w:rsidR="00000000" w:rsidRPr="00000000">
        <w:rPr>
          <w:color w:val="000000"/>
          <w:rtl w:val="0"/>
        </w:rPr>
        <w:t xml:space="preserve">Agrupación de uno o más árboles que comparten un espacio de nomenclatura contiguo y catalogo global</w:t>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color w:val="000000"/>
        </w:rPr>
      </w:pPr>
      <w:r w:rsidDel="00000000" w:rsidR="00000000" w:rsidRPr="00000000">
        <w:rPr/>
        <w:drawing>
          <wp:inline distB="0" distT="0" distL="0" distR="0">
            <wp:extent cx="4675390" cy="1847285"/>
            <wp:effectExtent b="0" l="0" r="0" t="0"/>
            <wp:docPr descr="Blink Activity | BlinkLearning" id="121" name="image5.jpg"/>
            <a:graphic>
              <a:graphicData uri="http://schemas.openxmlformats.org/drawingml/2006/picture">
                <pic:pic>
                  <pic:nvPicPr>
                    <pic:cNvPr descr="Blink Activity | BlinkLearning" id="0" name="image5.jpg"/>
                    <pic:cNvPicPr preferRelativeResize="0"/>
                  </pic:nvPicPr>
                  <pic:blipFill>
                    <a:blip r:embed="rId11"/>
                    <a:srcRect b="0" l="0" r="0" t="0"/>
                    <a:stretch>
                      <a:fillRect/>
                    </a:stretch>
                  </pic:blipFill>
                  <pic:spPr>
                    <a:xfrm>
                      <a:off x="0" y="0"/>
                      <a:ext cx="4675390" cy="184728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color w:val="000000"/>
          <w:sz w:val="24"/>
          <w:szCs w:val="24"/>
        </w:rPr>
      </w:pPr>
      <w:r w:rsidDel="00000000" w:rsidR="00000000" w:rsidRPr="00000000">
        <w:rPr>
          <w:color w:val="000000"/>
          <w:sz w:val="24"/>
          <w:szCs w:val="24"/>
          <w:rtl w:val="0"/>
        </w:rPr>
        <w:t xml:space="preserve">Unidades organizativas:</w:t>
      </w:r>
    </w:p>
    <w:p w:rsidR="00000000" w:rsidDel="00000000" w:rsidP="00000000" w:rsidRDefault="00000000" w:rsidRPr="00000000" w14:paraId="00000048">
      <w:pPr>
        <w:rPr>
          <w:color w:val="000000"/>
          <w:sz w:val="24"/>
          <w:szCs w:val="24"/>
        </w:rPr>
      </w:pPr>
      <w:r w:rsidDel="00000000" w:rsidR="00000000" w:rsidRPr="00000000">
        <w:rPr>
          <w:color w:val="000000"/>
          <w:sz w:val="24"/>
          <w:szCs w:val="24"/>
          <w:rtl w:val="0"/>
        </w:rPr>
        <w:t xml:space="preserve">Una Ud. organizativa vendría a ser una carpeta, en la que hay un conjunto de objetos de dominio tales, equipos, usuarios, impresoras…</w:t>
      </w:r>
    </w:p>
    <w:p w:rsidR="00000000" w:rsidDel="00000000" w:rsidP="00000000" w:rsidRDefault="00000000" w:rsidRPr="00000000" w14:paraId="00000049">
      <w:pPr>
        <w:rPr>
          <w:color w:val="000000"/>
          <w:sz w:val="24"/>
          <w:szCs w:val="24"/>
        </w:rPr>
      </w:pPr>
      <w:r w:rsidDel="00000000" w:rsidR="00000000" w:rsidRPr="00000000">
        <w:rPr>
          <w:color w:val="000000"/>
          <w:sz w:val="24"/>
          <w:szCs w:val="24"/>
          <w:rtl w:val="0"/>
        </w:rPr>
        <w:t xml:space="preserve">El objetivo es administrar el conjunto con las unas directivas diferentes al dominio</w:t>
      </w:r>
    </w:p>
    <w:p w:rsidR="00000000" w:rsidDel="00000000" w:rsidP="00000000" w:rsidRDefault="00000000" w:rsidRPr="00000000" w14:paraId="0000004A">
      <w:pPr>
        <w:rPr>
          <w:color w:val="000000"/>
          <w:sz w:val="24"/>
          <w:szCs w:val="24"/>
        </w:rPr>
      </w:pPr>
      <w:r w:rsidDel="00000000" w:rsidR="00000000" w:rsidRPr="00000000">
        <w:rPr>
          <w:rtl w:val="0"/>
        </w:rPr>
      </w:r>
    </w:p>
    <w:p w:rsidR="00000000" w:rsidDel="00000000" w:rsidP="00000000" w:rsidRDefault="00000000" w:rsidRPr="00000000" w14:paraId="0000004B">
      <w:pPr>
        <w:rPr>
          <w:color w:val="000000"/>
          <w:sz w:val="24"/>
          <w:szCs w:val="24"/>
        </w:rPr>
      </w:pPr>
      <w:r w:rsidDel="00000000" w:rsidR="00000000" w:rsidRPr="00000000">
        <w:rPr>
          <w:color w:val="000000"/>
          <w:sz w:val="24"/>
          <w:szCs w:val="24"/>
        </w:rPr>
        <w:drawing>
          <wp:inline distB="0" distT="0" distL="0" distR="0">
            <wp:extent cx="1643775" cy="2407687"/>
            <wp:effectExtent b="0" l="0" r="0" t="0"/>
            <wp:docPr id="1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643775" cy="240768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color w:val="000000"/>
          <w:sz w:val="24"/>
          <w:szCs w:val="24"/>
        </w:rPr>
      </w:pPr>
      <w:r w:rsidDel="00000000" w:rsidR="00000000" w:rsidRPr="00000000">
        <w:rPr>
          <w:rtl w:val="0"/>
        </w:rPr>
      </w:r>
    </w:p>
    <w:p w:rsidR="00000000" w:rsidDel="00000000" w:rsidP="00000000" w:rsidRDefault="00000000" w:rsidRPr="00000000" w14:paraId="0000004D">
      <w:pPr>
        <w:rPr>
          <w:color w:val="000000"/>
          <w:sz w:val="24"/>
          <w:szCs w:val="24"/>
        </w:rPr>
      </w:pPr>
      <w:r w:rsidDel="00000000" w:rsidR="00000000" w:rsidRPr="00000000">
        <w:rPr>
          <w:rtl w:val="0"/>
        </w:rPr>
      </w:r>
    </w:p>
    <w:p w:rsidR="00000000" w:rsidDel="00000000" w:rsidP="00000000" w:rsidRDefault="00000000" w:rsidRPr="00000000" w14:paraId="0000004E">
      <w:pPr>
        <w:rPr>
          <w:b w:val="1"/>
          <w:color w:val="4472c4"/>
          <w:sz w:val="40"/>
          <w:szCs w:val="40"/>
        </w:rPr>
      </w:pPr>
      <w:r w:rsidDel="00000000" w:rsidR="00000000" w:rsidRPr="00000000">
        <w:rPr>
          <w:b w:val="1"/>
          <w:color w:val="4472c4"/>
          <w:sz w:val="40"/>
          <w:szCs w:val="40"/>
          <w:rtl w:val="0"/>
        </w:rPr>
        <w:t xml:space="preserve">La configuración de DNS consiste en:</w:t>
      </w:r>
    </w:p>
    <w:p w:rsidR="00000000" w:rsidDel="00000000" w:rsidP="00000000" w:rsidRDefault="00000000" w:rsidRPr="00000000" w14:paraId="0000004F">
      <w:pPr>
        <w:rPr>
          <w:b w:val="1"/>
          <w:color w:val="4472c4"/>
          <w:sz w:val="32"/>
          <w:szCs w:val="32"/>
        </w:rPr>
      </w:pPr>
      <w:r w:rsidDel="00000000" w:rsidR="00000000" w:rsidRPr="00000000">
        <w:rPr>
          <w:b w:val="1"/>
          <w:color w:val="4472c4"/>
          <w:sz w:val="32"/>
          <w:szCs w:val="32"/>
          <w:rtl w:val="0"/>
        </w:rPr>
        <w:t xml:space="preserve">Zona directa</w:t>
      </w:r>
    </w:p>
    <w:p w:rsidR="00000000" w:rsidDel="00000000" w:rsidP="00000000" w:rsidRDefault="00000000" w:rsidRPr="00000000" w14:paraId="00000050">
      <w:pPr>
        <w:rPr>
          <w:b w:val="1"/>
          <w:color w:val="4472c4"/>
          <w:sz w:val="32"/>
          <w:szCs w:val="32"/>
        </w:rPr>
      </w:pPr>
      <w:r w:rsidDel="00000000" w:rsidR="00000000" w:rsidRPr="00000000">
        <w:rPr>
          <w:color w:val="000000"/>
          <w:sz w:val="20"/>
          <w:szCs w:val="20"/>
          <w:rtl w:val="0"/>
        </w:rPr>
        <w:t xml:space="preserve">el servidor resuelve la IP en un nombre de dominio</w:t>
      </w:r>
      <w:r w:rsidDel="00000000" w:rsidR="00000000" w:rsidRPr="00000000">
        <w:rPr>
          <w:rtl w:val="0"/>
        </w:rPr>
      </w:r>
    </w:p>
    <w:p w:rsidR="00000000" w:rsidDel="00000000" w:rsidP="00000000" w:rsidRDefault="00000000" w:rsidRPr="00000000" w14:paraId="00000051">
      <w:pPr>
        <w:rPr>
          <w:b w:val="1"/>
          <w:color w:val="4472c4"/>
          <w:sz w:val="32"/>
          <w:szCs w:val="32"/>
        </w:rPr>
      </w:pPr>
      <w:r w:rsidDel="00000000" w:rsidR="00000000" w:rsidRPr="00000000">
        <w:rPr>
          <w:b w:val="1"/>
          <w:color w:val="4472c4"/>
          <w:sz w:val="32"/>
          <w:szCs w:val="32"/>
          <w:rtl w:val="0"/>
        </w:rPr>
        <w:t xml:space="preserve">Zona inversa</w:t>
      </w:r>
    </w:p>
    <w:p w:rsidR="00000000" w:rsidDel="00000000" w:rsidP="00000000" w:rsidRDefault="00000000" w:rsidRPr="00000000" w14:paraId="00000052">
      <w:pPr>
        <w:rPr>
          <w:b w:val="1"/>
          <w:color w:val="4472c4"/>
          <w:sz w:val="32"/>
          <w:szCs w:val="32"/>
        </w:rPr>
      </w:pPr>
      <w:r w:rsidDel="00000000" w:rsidR="00000000" w:rsidRPr="00000000">
        <w:rPr>
          <w:color w:val="000000"/>
          <w:sz w:val="20"/>
          <w:szCs w:val="20"/>
          <w:rtl w:val="0"/>
        </w:rPr>
        <w:t xml:space="preserve">el servidor traduce los dominios en IPs</w:t>
      </w:r>
      <w:r w:rsidDel="00000000" w:rsidR="00000000" w:rsidRPr="00000000">
        <w:rPr>
          <w:rtl w:val="0"/>
        </w:rPr>
      </w:r>
    </w:p>
    <w:p w:rsidR="00000000" w:rsidDel="00000000" w:rsidP="00000000" w:rsidRDefault="00000000" w:rsidRPr="00000000" w14:paraId="00000053">
      <w:pPr>
        <w:rPr>
          <w:b w:val="1"/>
          <w:color w:val="4472c4"/>
          <w:sz w:val="32"/>
          <w:szCs w:val="32"/>
        </w:rPr>
      </w:pPr>
      <w:r w:rsidDel="00000000" w:rsidR="00000000" w:rsidRPr="00000000">
        <w:rPr>
          <w:b w:val="1"/>
          <w:color w:val="4472c4"/>
          <w:sz w:val="32"/>
          <w:szCs w:val="32"/>
          <w:rtl w:val="0"/>
        </w:rPr>
        <w:t xml:space="preserve">Dominio</w:t>
      </w:r>
    </w:p>
    <w:p w:rsidR="00000000" w:rsidDel="00000000" w:rsidP="00000000" w:rsidRDefault="00000000" w:rsidRPr="00000000" w14:paraId="00000054">
      <w:pPr>
        <w:rPr>
          <w:color w:val="000000"/>
        </w:rPr>
      </w:pPr>
      <w:r w:rsidDel="00000000" w:rsidR="00000000" w:rsidRPr="00000000">
        <w:rPr>
          <w:color w:val="000000"/>
          <w:rtl w:val="0"/>
        </w:rPr>
        <w:t xml:space="preserve">Forma de identificar un </w:t>
      </w:r>
      <w:r w:rsidDel="00000000" w:rsidR="00000000" w:rsidRPr="00000000">
        <w:rPr>
          <w:rtl w:val="0"/>
        </w:rPr>
        <w:t xml:space="preserve">elemento</w:t>
      </w:r>
      <w:r w:rsidDel="00000000" w:rsidR="00000000" w:rsidRPr="00000000">
        <w:rPr>
          <w:color w:val="000000"/>
          <w:rtl w:val="0"/>
        </w:rPr>
        <w:t xml:space="preserve"> de una red que no sea su dirección IP</w:t>
      </w:r>
    </w:p>
    <w:p w:rsidR="00000000" w:rsidDel="00000000" w:rsidP="00000000" w:rsidRDefault="00000000" w:rsidRPr="00000000" w14:paraId="00000055">
      <w:pPr>
        <w:rPr>
          <w:b w:val="1"/>
          <w:color w:val="4472c4"/>
          <w:sz w:val="32"/>
          <w:szCs w:val="32"/>
        </w:rPr>
      </w:pPr>
      <w:r w:rsidDel="00000000" w:rsidR="00000000" w:rsidRPr="00000000">
        <w:rPr>
          <w:b w:val="1"/>
          <w:color w:val="4472c4"/>
          <w:sz w:val="32"/>
          <w:szCs w:val="32"/>
          <w:rtl w:val="0"/>
        </w:rPr>
        <w:t xml:space="preserve">Alias</w:t>
      </w:r>
    </w:p>
    <w:p w:rsidR="00000000" w:rsidDel="00000000" w:rsidP="00000000" w:rsidRDefault="00000000" w:rsidRPr="00000000" w14:paraId="00000056">
      <w:pPr>
        <w:rPr>
          <w:b w:val="1"/>
          <w:color w:val="4472c4"/>
          <w:sz w:val="32"/>
          <w:szCs w:val="32"/>
        </w:rPr>
      </w:pPr>
      <w:r w:rsidDel="00000000" w:rsidR="00000000" w:rsidRPr="00000000">
        <w:rPr>
          <w:b w:val="1"/>
          <w:color w:val="4472c4"/>
          <w:sz w:val="32"/>
          <w:szCs w:val="32"/>
          <w:rtl w:val="0"/>
        </w:rPr>
        <w:t xml:space="preserve">Host</w:t>
      </w:r>
    </w:p>
    <w:p w:rsidR="00000000" w:rsidDel="00000000" w:rsidP="00000000" w:rsidRDefault="00000000" w:rsidRPr="00000000" w14:paraId="00000057">
      <w:pPr>
        <w:rPr>
          <w:b w:val="1"/>
          <w:color w:val="4472c4"/>
          <w:sz w:val="32"/>
          <w:szCs w:val="32"/>
        </w:rPr>
      </w:pPr>
      <w:r w:rsidDel="00000000" w:rsidR="00000000" w:rsidRPr="00000000">
        <w:rPr>
          <w:b w:val="1"/>
          <w:color w:val="4472c4"/>
          <w:sz w:val="32"/>
          <w:szCs w:val="32"/>
          <w:rtl w:val="0"/>
        </w:rPr>
        <w:t xml:space="preserve">Zonas</w:t>
      </w:r>
    </w:p>
    <w:p w:rsidR="00000000" w:rsidDel="00000000" w:rsidP="00000000" w:rsidRDefault="00000000" w:rsidRPr="00000000" w14:paraId="00000058">
      <w:pPr>
        <w:rPr>
          <w:b w:val="1"/>
          <w:color w:val="4472c4"/>
          <w:sz w:val="32"/>
          <w:szCs w:val="32"/>
        </w:rPr>
      </w:pPr>
      <w:r w:rsidDel="00000000" w:rsidR="00000000" w:rsidRPr="00000000">
        <w:rPr>
          <w:b w:val="1"/>
          <w:color w:val="4472c4"/>
          <w:sz w:val="32"/>
          <w:szCs w:val="32"/>
          <w:rtl w:val="0"/>
        </w:rPr>
        <w:t xml:space="preserve">Puntero PTR</w:t>
      </w:r>
    </w:p>
    <w:p w:rsidR="00000000" w:rsidDel="00000000" w:rsidP="00000000" w:rsidRDefault="00000000" w:rsidRPr="00000000" w14:paraId="00000059">
      <w:pPr>
        <w:rPr>
          <w:color w:val="000000"/>
          <w:sz w:val="24"/>
          <w:szCs w:val="24"/>
        </w:rPr>
      </w:pPr>
      <w:r w:rsidDel="00000000" w:rsidR="00000000" w:rsidRPr="00000000">
        <w:rPr>
          <w:rtl w:val="0"/>
        </w:rPr>
      </w:r>
    </w:p>
    <w:p w:rsidR="00000000" w:rsidDel="00000000" w:rsidP="00000000" w:rsidRDefault="00000000" w:rsidRPr="00000000" w14:paraId="0000005A">
      <w:pPr>
        <w:rPr>
          <w:color w:val="000000"/>
          <w:sz w:val="24"/>
          <w:szCs w:val="24"/>
        </w:rPr>
      </w:pPr>
      <w:r w:rsidDel="00000000" w:rsidR="00000000" w:rsidRPr="00000000">
        <w:rPr>
          <w:rtl w:val="0"/>
        </w:rPr>
      </w:r>
    </w:p>
    <w:p w:rsidR="00000000" w:rsidDel="00000000" w:rsidP="00000000" w:rsidRDefault="00000000" w:rsidRPr="00000000" w14:paraId="0000005B">
      <w:pPr>
        <w:rPr>
          <w:color w:val="000000"/>
          <w:sz w:val="24"/>
          <w:szCs w:val="24"/>
        </w:rPr>
      </w:pPr>
      <w:r w:rsidDel="00000000" w:rsidR="00000000" w:rsidRPr="00000000">
        <w:rPr>
          <w:rtl w:val="0"/>
        </w:rPr>
      </w:r>
    </w:p>
    <w:p w:rsidR="00000000" w:rsidDel="00000000" w:rsidP="00000000" w:rsidRDefault="00000000" w:rsidRPr="00000000" w14:paraId="0000005C">
      <w:pPr>
        <w:rPr>
          <w:color w:val="000000"/>
          <w:sz w:val="24"/>
          <w:szCs w:val="24"/>
        </w:rPr>
      </w:pPr>
      <w:r w:rsidDel="00000000" w:rsidR="00000000" w:rsidRPr="00000000">
        <w:rPr>
          <w:rtl w:val="0"/>
        </w:rPr>
      </w:r>
    </w:p>
    <w:p w:rsidR="00000000" w:rsidDel="00000000" w:rsidP="00000000" w:rsidRDefault="00000000" w:rsidRPr="00000000" w14:paraId="0000005D">
      <w:pPr>
        <w:rPr>
          <w:color w:val="000000"/>
          <w:sz w:val="24"/>
          <w:szCs w:val="24"/>
        </w:rPr>
      </w:pPr>
      <w:r w:rsidDel="00000000" w:rsidR="00000000" w:rsidRPr="00000000">
        <w:rPr>
          <w:rtl w:val="0"/>
        </w:rPr>
      </w:r>
    </w:p>
    <w:p w:rsidR="00000000" w:rsidDel="00000000" w:rsidP="00000000" w:rsidRDefault="00000000" w:rsidRPr="00000000" w14:paraId="0000005E">
      <w:pPr>
        <w:rPr>
          <w:color w:val="000000"/>
          <w:sz w:val="24"/>
          <w:szCs w:val="24"/>
        </w:rPr>
      </w:pPr>
      <w:r w:rsidDel="00000000" w:rsidR="00000000" w:rsidRPr="00000000">
        <w:rPr>
          <w:rtl w:val="0"/>
        </w:rPr>
      </w:r>
    </w:p>
    <w:p w:rsidR="00000000" w:rsidDel="00000000" w:rsidP="00000000" w:rsidRDefault="00000000" w:rsidRPr="00000000" w14:paraId="0000005F">
      <w:pPr>
        <w:rPr>
          <w:color w:val="000000"/>
          <w:sz w:val="24"/>
          <w:szCs w:val="24"/>
        </w:rPr>
      </w:pPr>
      <w:r w:rsidDel="00000000" w:rsidR="00000000" w:rsidRPr="00000000">
        <w:rPr>
          <w:rtl w:val="0"/>
        </w:rPr>
      </w:r>
    </w:p>
    <w:p w:rsidR="00000000" w:rsidDel="00000000" w:rsidP="00000000" w:rsidRDefault="00000000" w:rsidRPr="00000000" w14:paraId="00000060">
      <w:pPr>
        <w:rPr>
          <w:color w:val="000000"/>
          <w:sz w:val="24"/>
          <w:szCs w:val="24"/>
        </w:rPr>
      </w:pPr>
      <w:r w:rsidDel="00000000" w:rsidR="00000000" w:rsidRPr="00000000">
        <w:rPr>
          <w:rtl w:val="0"/>
        </w:rPr>
      </w:r>
    </w:p>
    <w:p w:rsidR="00000000" w:rsidDel="00000000" w:rsidP="00000000" w:rsidRDefault="00000000" w:rsidRPr="00000000" w14:paraId="00000061">
      <w:pPr>
        <w:rPr>
          <w:b w:val="1"/>
          <w:color w:val="4472c4"/>
          <w:sz w:val="40"/>
          <w:szCs w:val="40"/>
        </w:rPr>
      </w:pPr>
      <w:r w:rsidDel="00000000" w:rsidR="00000000" w:rsidRPr="00000000">
        <w:rPr>
          <w:b w:val="1"/>
          <w:color w:val="4472c4"/>
          <w:sz w:val="40"/>
          <w:szCs w:val="40"/>
          <w:rtl w:val="0"/>
        </w:rPr>
        <w:t xml:space="preserve">Instalación servicio DNS</w:t>
      </w:r>
    </w:p>
    <w:p w:rsidR="00000000" w:rsidDel="00000000" w:rsidP="00000000" w:rsidRDefault="00000000" w:rsidRPr="00000000" w14:paraId="00000062">
      <w:pPr>
        <w:rPr>
          <w:b w:val="1"/>
          <w:color w:val="000000"/>
        </w:rPr>
      </w:pPr>
      <w:r w:rsidDel="00000000" w:rsidR="00000000" w:rsidRPr="00000000">
        <w:rPr>
          <w:b w:val="1"/>
          <w:color w:val="000000"/>
          <w:rtl w:val="0"/>
        </w:rPr>
        <w:t xml:space="preserve">Para agregar el servicio DNS en el servidor vamos a </w:t>
      </w:r>
      <w:r w:rsidDel="00000000" w:rsidR="00000000" w:rsidRPr="00000000">
        <w:rPr>
          <w:b w:val="1"/>
          <w:rtl w:val="0"/>
        </w:rPr>
        <w:t xml:space="preserve">Administrar</w:t>
      </w:r>
      <w:r w:rsidDel="00000000" w:rsidR="00000000" w:rsidRPr="00000000">
        <w:rPr>
          <w:b w:val="1"/>
          <w:color w:val="000000"/>
          <w:rtl w:val="0"/>
        </w:rPr>
        <w:t xml:space="preserve"> -&gt; Agregar roles y características:</w:t>
      </w:r>
    </w:p>
    <w:p w:rsidR="00000000" w:rsidDel="00000000" w:rsidP="00000000" w:rsidRDefault="00000000" w:rsidRPr="00000000" w14:paraId="00000063">
      <w:pPr>
        <w:rPr>
          <w:b w:val="1"/>
          <w:color w:val="000000"/>
        </w:rPr>
      </w:pPr>
      <w:r w:rsidDel="00000000" w:rsidR="00000000" w:rsidRPr="00000000">
        <w:rPr>
          <w:b w:val="1"/>
          <w:color w:val="000000"/>
        </w:rPr>
        <w:drawing>
          <wp:inline distB="0" distT="0" distL="0" distR="0">
            <wp:extent cx="2874309" cy="2020771"/>
            <wp:effectExtent b="0" l="0" r="0" t="0"/>
            <wp:docPr id="12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74309" cy="202077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b w:val="1"/>
          <w:color w:val="000000"/>
        </w:rPr>
      </w:pPr>
      <w:r w:rsidDel="00000000" w:rsidR="00000000" w:rsidRPr="00000000">
        <w:rPr>
          <w:b w:val="1"/>
          <w:color w:val="000000"/>
          <w:rtl w:val="0"/>
        </w:rPr>
        <w:t xml:space="preserve">Una vez dentro del panel seleccionamos Instalacion basada en roles y pulsamos siguiente:</w:t>
      </w:r>
    </w:p>
    <w:p w:rsidR="00000000" w:rsidDel="00000000" w:rsidP="00000000" w:rsidRDefault="00000000" w:rsidRPr="00000000" w14:paraId="00000065">
      <w:pPr>
        <w:rPr>
          <w:b w:val="1"/>
          <w:color w:val="000000"/>
        </w:rPr>
      </w:pPr>
      <w:r w:rsidDel="00000000" w:rsidR="00000000" w:rsidRPr="00000000">
        <w:rPr>
          <w:b w:val="1"/>
          <w:color w:val="000000"/>
        </w:rPr>
        <w:drawing>
          <wp:inline distB="0" distT="0" distL="0" distR="0">
            <wp:extent cx="3445302" cy="2478235"/>
            <wp:effectExtent b="0" l="0" r="0" t="0"/>
            <wp:docPr id="126"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3445302" cy="247823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color w:val="000000"/>
        </w:rPr>
      </w:pPr>
      <w:r w:rsidDel="00000000" w:rsidR="00000000" w:rsidRPr="00000000">
        <w:rPr>
          <w:b w:val="1"/>
          <w:color w:val="000000"/>
          <w:rtl w:val="0"/>
        </w:rPr>
        <w:t xml:space="preserve">Seleccionamos el servidor en el que lo queremos instalar y pulsamos en siguiente:</w:t>
      </w:r>
    </w:p>
    <w:p w:rsidR="00000000" w:rsidDel="00000000" w:rsidP="00000000" w:rsidRDefault="00000000" w:rsidRPr="00000000" w14:paraId="0000006D">
      <w:pPr>
        <w:rPr>
          <w:b w:val="1"/>
          <w:color w:val="000000"/>
        </w:rPr>
      </w:pPr>
      <w:r w:rsidDel="00000000" w:rsidR="00000000" w:rsidRPr="00000000">
        <w:rPr>
          <w:b w:val="1"/>
          <w:color w:val="000000"/>
        </w:rPr>
        <w:drawing>
          <wp:inline distB="0" distT="0" distL="0" distR="0">
            <wp:extent cx="3697484" cy="2623544"/>
            <wp:effectExtent b="0" l="0" r="0" t="0"/>
            <wp:docPr id="125"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697484" cy="262354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b w:val="1"/>
          <w:color w:val="000000"/>
        </w:rPr>
      </w:pPr>
      <w:r w:rsidDel="00000000" w:rsidR="00000000" w:rsidRPr="00000000">
        <w:rPr>
          <w:b w:val="1"/>
          <w:color w:val="000000"/>
          <w:rtl w:val="0"/>
        </w:rPr>
        <w:t xml:space="preserve">Seleccionamos el servicio que queremos instalar, en este caso DNS</w:t>
      </w:r>
    </w:p>
    <w:p w:rsidR="00000000" w:rsidDel="00000000" w:rsidP="00000000" w:rsidRDefault="00000000" w:rsidRPr="00000000" w14:paraId="0000006F">
      <w:pPr>
        <w:rPr>
          <w:b w:val="1"/>
          <w:color w:val="000000"/>
        </w:rPr>
      </w:pPr>
      <w:r w:rsidDel="00000000" w:rsidR="00000000" w:rsidRPr="00000000">
        <w:rPr>
          <w:b w:val="1"/>
          <w:color w:val="000000"/>
        </w:rPr>
        <w:drawing>
          <wp:inline distB="0" distT="0" distL="0" distR="0">
            <wp:extent cx="5400040" cy="3825240"/>
            <wp:effectExtent b="0" l="0" r="0" t="0"/>
            <wp:docPr id="1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400040"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color w:val="000000"/>
        </w:rPr>
      </w:pPr>
      <w:r w:rsidDel="00000000" w:rsidR="00000000" w:rsidRPr="00000000">
        <w:rPr>
          <w:b w:val="1"/>
          <w:color w:val="000000"/>
          <w:rtl w:val="0"/>
        </w:rPr>
        <w:t xml:space="preserve">Puede que nos salte un aviso que indique que la instalación requiere agregar características adicionales, las agregamos y pulsamos continuar</w:t>
      </w:r>
    </w:p>
    <w:p w:rsidR="00000000" w:rsidDel="00000000" w:rsidP="00000000" w:rsidRDefault="00000000" w:rsidRPr="00000000" w14:paraId="00000076">
      <w:pPr>
        <w:rPr>
          <w:b w:val="1"/>
          <w:color w:val="000000"/>
        </w:rPr>
      </w:pPr>
      <w:r w:rsidDel="00000000" w:rsidR="00000000" w:rsidRPr="00000000">
        <w:rPr>
          <w:b w:val="1"/>
          <w:color w:val="000000"/>
        </w:rPr>
        <w:drawing>
          <wp:inline distB="0" distT="0" distL="0" distR="0">
            <wp:extent cx="3049364" cy="3161011"/>
            <wp:effectExtent b="0" l="0" r="0" t="0"/>
            <wp:docPr id="12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049364" cy="316101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color w:val="000000"/>
        </w:rPr>
      </w:pPr>
      <w:r w:rsidDel="00000000" w:rsidR="00000000" w:rsidRPr="00000000">
        <w:rPr>
          <w:rtl w:val="0"/>
        </w:rPr>
      </w:r>
    </w:p>
    <w:p w:rsidR="00000000" w:rsidDel="00000000" w:rsidP="00000000" w:rsidRDefault="00000000" w:rsidRPr="00000000" w14:paraId="00000078">
      <w:pPr>
        <w:rPr>
          <w:b w:val="1"/>
          <w:color w:val="000000"/>
        </w:rPr>
      </w:pPr>
      <w:r w:rsidDel="00000000" w:rsidR="00000000" w:rsidRPr="00000000">
        <w:rPr>
          <w:rtl w:val="0"/>
        </w:rPr>
      </w:r>
    </w:p>
    <w:p w:rsidR="00000000" w:rsidDel="00000000" w:rsidP="00000000" w:rsidRDefault="00000000" w:rsidRPr="00000000" w14:paraId="00000079">
      <w:pPr>
        <w:rPr>
          <w:b w:val="1"/>
          <w:color w:val="000000"/>
        </w:rPr>
      </w:pPr>
      <w:r w:rsidDel="00000000" w:rsidR="00000000" w:rsidRPr="00000000">
        <w:rPr>
          <w:b w:val="1"/>
          <w:color w:val="000000"/>
          <w:rtl w:val="0"/>
        </w:rPr>
        <w:t xml:space="preserve">En este caso no es necesario el apartado </w:t>
      </w:r>
      <w:r w:rsidDel="00000000" w:rsidR="00000000" w:rsidRPr="00000000">
        <w:rPr>
          <w:b w:val="1"/>
          <w:color w:val="4472c4"/>
          <w:rtl w:val="0"/>
        </w:rPr>
        <w:t xml:space="preserve">características</w:t>
      </w:r>
      <w:r w:rsidDel="00000000" w:rsidR="00000000" w:rsidRPr="00000000">
        <w:rPr>
          <w:b w:val="1"/>
          <w:color w:val="000000"/>
          <w:rtl w:val="0"/>
        </w:rPr>
        <w:t xml:space="preserve">, lo dejamos como esta y pulsamos continuar:</w:t>
      </w:r>
    </w:p>
    <w:p w:rsidR="00000000" w:rsidDel="00000000" w:rsidP="00000000" w:rsidRDefault="00000000" w:rsidRPr="00000000" w14:paraId="0000007A">
      <w:pPr>
        <w:rPr>
          <w:b w:val="1"/>
          <w:color w:val="000000"/>
        </w:rPr>
      </w:pPr>
      <w:r w:rsidDel="00000000" w:rsidR="00000000" w:rsidRPr="00000000">
        <w:rPr>
          <w:b w:val="1"/>
          <w:color w:val="000000"/>
        </w:rPr>
        <w:drawing>
          <wp:inline distB="0" distT="0" distL="0" distR="0">
            <wp:extent cx="5400040" cy="3852545"/>
            <wp:effectExtent b="0" l="0" r="0" t="0"/>
            <wp:docPr id="134"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400040" cy="385254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color w:val="000000"/>
        </w:rPr>
      </w:pPr>
      <w:r w:rsidDel="00000000" w:rsidR="00000000" w:rsidRPr="00000000">
        <w:rPr>
          <w:b w:val="1"/>
          <w:color w:val="000000"/>
          <w:rtl w:val="0"/>
        </w:rPr>
        <w:t xml:space="preserve">El siguiente apartado únicamente nos explica el funcionamiento del servicio DNS, lo leemos y pulsamos continuar</w:t>
      </w:r>
    </w:p>
    <w:p w:rsidR="00000000" w:rsidDel="00000000" w:rsidP="00000000" w:rsidRDefault="00000000" w:rsidRPr="00000000" w14:paraId="0000007C">
      <w:pPr>
        <w:rPr>
          <w:b w:val="1"/>
          <w:color w:val="000000"/>
        </w:rPr>
      </w:pPr>
      <w:r w:rsidDel="00000000" w:rsidR="00000000" w:rsidRPr="00000000">
        <w:rPr>
          <w:b w:val="1"/>
          <w:color w:val="000000"/>
        </w:rPr>
        <w:drawing>
          <wp:inline distB="0" distT="0" distL="0" distR="0">
            <wp:extent cx="5400040" cy="3822700"/>
            <wp:effectExtent b="0" l="0" r="0" t="0"/>
            <wp:docPr id="13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000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color w:val="000000"/>
        </w:rPr>
      </w:pPr>
      <w:r w:rsidDel="00000000" w:rsidR="00000000" w:rsidRPr="00000000">
        <w:rPr>
          <w:b w:val="1"/>
          <w:color w:val="000000"/>
          <w:rtl w:val="0"/>
        </w:rPr>
        <w:t xml:space="preserve">El apartado </w:t>
      </w:r>
      <w:r w:rsidDel="00000000" w:rsidR="00000000" w:rsidRPr="00000000">
        <w:rPr>
          <w:b w:val="1"/>
          <w:color w:val="4472c4"/>
          <w:rtl w:val="0"/>
        </w:rPr>
        <w:t xml:space="preserve">confirmación</w:t>
      </w:r>
      <w:r w:rsidDel="00000000" w:rsidR="00000000" w:rsidRPr="00000000">
        <w:rPr>
          <w:b w:val="1"/>
          <w:color w:val="000000"/>
          <w:rtl w:val="0"/>
        </w:rPr>
        <w:t xml:space="preserve"> nos muestra los datos de la instalación, nos pregunta si deseamos reiniciar en caso de ser necesario y por último una confirmación de la instalación </w:t>
      </w:r>
    </w:p>
    <w:p w:rsidR="00000000" w:rsidDel="00000000" w:rsidP="00000000" w:rsidRDefault="00000000" w:rsidRPr="00000000" w14:paraId="0000007E">
      <w:pPr>
        <w:rPr>
          <w:b w:val="1"/>
          <w:color w:val="000000"/>
        </w:rPr>
      </w:pPr>
      <w:r w:rsidDel="00000000" w:rsidR="00000000" w:rsidRPr="00000000">
        <w:rPr>
          <w:b w:val="1"/>
          <w:color w:val="000000"/>
        </w:rPr>
        <w:drawing>
          <wp:inline distB="0" distT="0" distL="0" distR="0">
            <wp:extent cx="4434455" cy="3142810"/>
            <wp:effectExtent b="0" l="0" r="0" t="0"/>
            <wp:docPr id="13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434455" cy="314281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color w:val="000000"/>
        </w:rPr>
      </w:pPr>
      <w:r w:rsidDel="00000000" w:rsidR="00000000" w:rsidRPr="00000000">
        <w:rPr>
          <w:b w:val="1"/>
          <w:color w:val="000000"/>
          <w:rtl w:val="0"/>
        </w:rPr>
        <w:t xml:space="preserve">Por último, el apartado Resultados nos muestra el progreso de la instalación</w:t>
      </w:r>
    </w:p>
    <w:p w:rsidR="00000000" w:rsidDel="00000000" w:rsidP="00000000" w:rsidRDefault="00000000" w:rsidRPr="00000000" w14:paraId="00000082">
      <w:pPr>
        <w:rPr>
          <w:b w:val="1"/>
          <w:color w:val="000000"/>
        </w:rPr>
      </w:pPr>
      <w:r w:rsidDel="00000000" w:rsidR="00000000" w:rsidRPr="00000000">
        <w:rPr>
          <w:b w:val="1"/>
          <w:color w:val="000000"/>
        </w:rPr>
        <w:drawing>
          <wp:inline distB="0" distT="0" distL="0" distR="0">
            <wp:extent cx="4353545" cy="3100314"/>
            <wp:effectExtent b="0" l="0" r="0" t="0"/>
            <wp:docPr id="13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353545" cy="310031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color w:val="000000"/>
        </w:rPr>
      </w:pPr>
      <w:r w:rsidDel="00000000" w:rsidR="00000000" w:rsidRPr="00000000">
        <w:rPr>
          <w:b w:val="1"/>
          <w:color w:val="000000"/>
          <w:rtl w:val="0"/>
        </w:rPr>
        <w:t xml:space="preserve">Una vez terminada la instalación del servicio DNS es posible que nos salga una notificación de que es necesario completar la configuración DNS, Entramos en la notificación</w:t>
      </w:r>
    </w:p>
    <w:p w:rsidR="00000000" w:rsidDel="00000000" w:rsidP="00000000" w:rsidRDefault="00000000" w:rsidRPr="00000000" w14:paraId="00000084">
      <w:pPr>
        <w:rPr>
          <w:b w:val="1"/>
          <w:color w:val="000000"/>
        </w:rPr>
      </w:pPr>
      <w:r w:rsidDel="00000000" w:rsidR="00000000" w:rsidRPr="00000000">
        <w:rPr>
          <w:b w:val="1"/>
          <w:color w:val="000000"/>
        </w:rPr>
        <w:drawing>
          <wp:inline distB="0" distT="0" distL="0" distR="0">
            <wp:extent cx="1523547" cy="931057"/>
            <wp:effectExtent b="0" l="0" r="0" t="0"/>
            <wp:docPr id="13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1523547" cy="93105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color w:val="000000"/>
        </w:rPr>
      </w:pPr>
      <w:r w:rsidDel="00000000" w:rsidR="00000000" w:rsidRPr="00000000">
        <w:rPr>
          <w:b w:val="1"/>
          <w:color w:val="000000"/>
          <w:rtl w:val="0"/>
        </w:rPr>
        <w:t xml:space="preserve">Al acceder a la notificación esta nos redirigirá al asistente posterior a la configuración de DNS, el cual nos dirá que es necesario crear usuarios y administradores de DNS</w:t>
      </w:r>
    </w:p>
    <w:p w:rsidR="00000000" w:rsidDel="00000000" w:rsidP="00000000" w:rsidRDefault="00000000" w:rsidRPr="00000000" w14:paraId="00000086">
      <w:pPr>
        <w:rPr/>
      </w:pPr>
      <w:r w:rsidDel="00000000" w:rsidR="00000000" w:rsidRPr="00000000">
        <w:rPr/>
        <w:drawing>
          <wp:inline distB="0" distT="0" distL="0" distR="0">
            <wp:extent cx="4296747" cy="3038792"/>
            <wp:effectExtent b="0" l="0" r="0" t="0"/>
            <wp:docPr id="139"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296747" cy="303879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color w:val="4472c4"/>
          <w:sz w:val="40"/>
          <w:szCs w:val="40"/>
        </w:rPr>
      </w:pPr>
      <w:r w:rsidDel="00000000" w:rsidR="00000000" w:rsidRPr="00000000">
        <w:rPr>
          <w:b w:val="1"/>
          <w:color w:val="4472c4"/>
          <w:sz w:val="40"/>
          <w:szCs w:val="40"/>
          <w:rtl w:val="0"/>
        </w:rPr>
        <w:t xml:space="preserve">Configuración Servicio DNS</w:t>
      </w:r>
    </w:p>
    <w:p w:rsidR="00000000" w:rsidDel="00000000" w:rsidP="00000000" w:rsidRDefault="00000000" w:rsidRPr="00000000" w14:paraId="00000088">
      <w:pPr>
        <w:rPr>
          <w:color w:val="000000"/>
          <w:sz w:val="20"/>
          <w:szCs w:val="20"/>
        </w:rPr>
      </w:pPr>
      <w:r w:rsidDel="00000000" w:rsidR="00000000" w:rsidRPr="00000000">
        <w:rPr>
          <w:color w:val="000000"/>
          <w:sz w:val="20"/>
          <w:szCs w:val="20"/>
          <w:rtl w:val="0"/>
        </w:rPr>
        <w:t xml:space="preserve">La configuración del servicio DNS en pocas palabras consiste en la creación de zonas directas, creación de zonas inversas, para después crear hosts dentro de ellas, la comprobación consiste en la utilización del comando nslookup para ver si el servidor </w:t>
      </w:r>
      <w:sdt>
        <w:sdtPr>
          <w:tag w:val="goog_rdk_0"/>
        </w:sdtPr>
        <w:sdtContent>
          <w:ins w:author="Daniel Alonso" w:id="0" w:date="2023-11-20T09:17:50Z">
            <w:r w:rsidDel="00000000" w:rsidR="00000000" w:rsidRPr="00000000">
              <w:rPr>
                <w:color w:val="000000"/>
                <w:sz w:val="20"/>
                <w:szCs w:val="20"/>
                <w:rtl w:val="0"/>
              </w:rPr>
              <w:t xml:space="preserve">está</w:t>
            </w:r>
          </w:ins>
        </w:sdtContent>
      </w:sdt>
      <w:sdt>
        <w:sdtPr>
          <w:tag w:val="goog_rdk_1"/>
        </w:sdtPr>
        <w:sdtContent>
          <w:del w:author="Daniel Alonso" w:id="0" w:date="2023-11-20T09:17:50Z">
            <w:r w:rsidDel="00000000" w:rsidR="00000000" w:rsidRPr="00000000">
              <w:rPr>
                <w:color w:val="000000"/>
                <w:sz w:val="20"/>
                <w:szCs w:val="20"/>
                <w:rtl w:val="0"/>
              </w:rPr>
              <w:delText xml:space="preserve">esta</w:delText>
            </w:r>
          </w:del>
        </w:sdtContent>
      </w:sdt>
      <w:r w:rsidDel="00000000" w:rsidR="00000000" w:rsidRPr="00000000">
        <w:rPr>
          <w:color w:val="000000"/>
          <w:sz w:val="20"/>
          <w:szCs w:val="20"/>
          <w:rtl w:val="0"/>
        </w:rPr>
        <w:t xml:space="preserve"> resolviendo los dominios en sus respectivas IPs y viceversa</w:t>
      </w:r>
    </w:p>
    <w:p w:rsidR="00000000" w:rsidDel="00000000" w:rsidP="00000000" w:rsidRDefault="00000000" w:rsidRPr="00000000" w14:paraId="00000089">
      <w:pPr>
        <w:rPr>
          <w:b w:val="1"/>
          <w:color w:val="000000"/>
        </w:rPr>
      </w:pPr>
      <w:r w:rsidDel="00000000" w:rsidR="00000000" w:rsidRPr="00000000">
        <w:rPr>
          <w:rtl w:val="0"/>
        </w:rPr>
      </w:r>
    </w:p>
    <w:p w:rsidR="00000000" w:rsidDel="00000000" w:rsidP="00000000" w:rsidRDefault="00000000" w:rsidRPr="00000000" w14:paraId="0000008A">
      <w:pPr>
        <w:rPr>
          <w:b w:val="1"/>
          <w:color w:val="000000"/>
        </w:rPr>
      </w:pPr>
      <w:r w:rsidDel="00000000" w:rsidR="00000000" w:rsidRPr="00000000">
        <w:rPr>
          <w:rtl w:val="0"/>
        </w:rPr>
      </w:r>
    </w:p>
    <w:p w:rsidR="00000000" w:rsidDel="00000000" w:rsidP="00000000" w:rsidRDefault="00000000" w:rsidRPr="00000000" w14:paraId="0000008B">
      <w:pPr>
        <w:rPr>
          <w:b w:val="1"/>
          <w:color w:val="000000"/>
        </w:rPr>
      </w:pPr>
      <w:r w:rsidDel="00000000" w:rsidR="00000000" w:rsidRPr="00000000">
        <w:rPr>
          <w:rtl w:val="0"/>
        </w:rPr>
      </w:r>
    </w:p>
    <w:p w:rsidR="00000000" w:rsidDel="00000000" w:rsidP="00000000" w:rsidRDefault="00000000" w:rsidRPr="00000000" w14:paraId="0000008C">
      <w:pPr>
        <w:rPr>
          <w:b w:val="1"/>
          <w:color w:val="000000"/>
        </w:rPr>
      </w:pPr>
      <w:r w:rsidDel="00000000" w:rsidR="00000000" w:rsidRPr="00000000">
        <w:rPr>
          <w:rtl w:val="0"/>
        </w:rPr>
      </w:r>
    </w:p>
    <w:p w:rsidR="00000000" w:rsidDel="00000000" w:rsidP="00000000" w:rsidRDefault="00000000" w:rsidRPr="00000000" w14:paraId="0000008D">
      <w:pPr>
        <w:rPr>
          <w:b w:val="1"/>
          <w:color w:val="000000"/>
        </w:rPr>
      </w:pPr>
      <w:r w:rsidDel="00000000" w:rsidR="00000000" w:rsidRPr="00000000">
        <w:rPr>
          <w:rtl w:val="0"/>
        </w:rPr>
      </w:r>
    </w:p>
    <w:p w:rsidR="00000000" w:rsidDel="00000000" w:rsidP="00000000" w:rsidRDefault="00000000" w:rsidRPr="00000000" w14:paraId="0000008E">
      <w:pPr>
        <w:rPr>
          <w:b w:val="1"/>
          <w:color w:val="000000"/>
        </w:rPr>
      </w:pPr>
      <w:r w:rsidDel="00000000" w:rsidR="00000000" w:rsidRPr="00000000">
        <w:rPr>
          <w:rtl w:val="0"/>
        </w:rPr>
      </w:r>
    </w:p>
    <w:p w:rsidR="00000000" w:rsidDel="00000000" w:rsidP="00000000" w:rsidRDefault="00000000" w:rsidRPr="00000000" w14:paraId="0000008F">
      <w:pPr>
        <w:rPr>
          <w:b w:val="1"/>
          <w:color w:val="000000"/>
        </w:rPr>
      </w:pPr>
      <w:r w:rsidDel="00000000" w:rsidR="00000000" w:rsidRPr="00000000">
        <w:rPr>
          <w:rtl w:val="0"/>
        </w:rPr>
      </w:r>
    </w:p>
    <w:p w:rsidR="00000000" w:rsidDel="00000000" w:rsidP="00000000" w:rsidRDefault="00000000" w:rsidRPr="00000000" w14:paraId="00000090">
      <w:pPr>
        <w:rPr>
          <w:b w:val="1"/>
          <w:color w:val="000000"/>
        </w:rPr>
      </w:pPr>
      <w:r w:rsidDel="00000000" w:rsidR="00000000" w:rsidRPr="00000000">
        <w:rPr>
          <w:rtl w:val="0"/>
        </w:rPr>
      </w:r>
    </w:p>
    <w:p w:rsidR="00000000" w:rsidDel="00000000" w:rsidP="00000000" w:rsidRDefault="00000000" w:rsidRPr="00000000" w14:paraId="00000091">
      <w:pPr>
        <w:rPr>
          <w:b w:val="1"/>
          <w:color w:val="000000"/>
        </w:rPr>
      </w:pPr>
      <w:r w:rsidDel="00000000" w:rsidR="00000000" w:rsidRPr="00000000">
        <w:rPr>
          <w:rtl w:val="0"/>
        </w:rPr>
      </w:r>
    </w:p>
    <w:p w:rsidR="00000000" w:rsidDel="00000000" w:rsidP="00000000" w:rsidRDefault="00000000" w:rsidRPr="00000000" w14:paraId="00000092">
      <w:pPr>
        <w:rPr>
          <w:b w:val="1"/>
          <w:color w:val="000000"/>
        </w:rPr>
      </w:pPr>
      <w:r w:rsidDel="00000000" w:rsidR="00000000" w:rsidRPr="00000000">
        <w:rPr>
          <w:rtl w:val="0"/>
        </w:rPr>
      </w:r>
    </w:p>
    <w:p w:rsidR="00000000" w:rsidDel="00000000" w:rsidP="00000000" w:rsidRDefault="00000000" w:rsidRPr="00000000" w14:paraId="00000093">
      <w:pPr>
        <w:rPr>
          <w:b w:val="1"/>
          <w:color w:val="000000"/>
        </w:rPr>
      </w:pPr>
      <w:r w:rsidDel="00000000" w:rsidR="00000000" w:rsidRPr="00000000">
        <w:rPr>
          <w:rtl w:val="0"/>
        </w:rPr>
      </w:r>
    </w:p>
    <w:p w:rsidR="00000000" w:rsidDel="00000000" w:rsidP="00000000" w:rsidRDefault="00000000" w:rsidRPr="00000000" w14:paraId="00000094">
      <w:pPr>
        <w:rPr>
          <w:b w:val="1"/>
          <w:color w:val="000000"/>
        </w:rPr>
      </w:pPr>
      <w:r w:rsidDel="00000000" w:rsidR="00000000" w:rsidRPr="00000000">
        <w:rPr>
          <w:rtl w:val="0"/>
        </w:rPr>
      </w:r>
    </w:p>
    <w:p w:rsidR="00000000" w:rsidDel="00000000" w:rsidP="00000000" w:rsidRDefault="00000000" w:rsidRPr="00000000" w14:paraId="00000095">
      <w:pPr>
        <w:rPr>
          <w:b w:val="1"/>
          <w:color w:val="000000"/>
        </w:rPr>
      </w:pPr>
      <w:r w:rsidDel="00000000" w:rsidR="00000000" w:rsidRPr="00000000">
        <w:rPr>
          <w:rtl w:val="0"/>
        </w:rPr>
      </w:r>
    </w:p>
    <w:p w:rsidR="00000000" w:rsidDel="00000000" w:rsidP="00000000" w:rsidRDefault="00000000" w:rsidRPr="00000000" w14:paraId="00000096">
      <w:pPr>
        <w:rPr>
          <w:b w:val="1"/>
          <w:color w:val="000000"/>
        </w:rPr>
      </w:pPr>
      <w:r w:rsidDel="00000000" w:rsidR="00000000" w:rsidRPr="00000000">
        <w:rPr>
          <w:rtl w:val="0"/>
        </w:rPr>
      </w:r>
    </w:p>
    <w:p w:rsidR="00000000" w:rsidDel="00000000" w:rsidP="00000000" w:rsidRDefault="00000000" w:rsidRPr="00000000" w14:paraId="00000097">
      <w:pPr>
        <w:rPr>
          <w:b w:val="1"/>
          <w:color w:val="000000"/>
        </w:rPr>
      </w:pPr>
      <w:r w:rsidDel="00000000" w:rsidR="00000000" w:rsidRPr="00000000">
        <w:rPr>
          <w:rtl w:val="0"/>
        </w:rPr>
      </w:r>
    </w:p>
    <w:p w:rsidR="00000000" w:rsidDel="00000000" w:rsidP="00000000" w:rsidRDefault="00000000" w:rsidRPr="00000000" w14:paraId="00000098">
      <w:pPr>
        <w:rPr>
          <w:b w:val="1"/>
          <w:color w:val="000000"/>
        </w:rPr>
      </w:pPr>
      <w:r w:rsidDel="00000000" w:rsidR="00000000" w:rsidRPr="00000000">
        <w:rPr>
          <w:rtl w:val="0"/>
        </w:rPr>
      </w:r>
    </w:p>
    <w:p w:rsidR="00000000" w:rsidDel="00000000" w:rsidP="00000000" w:rsidRDefault="00000000" w:rsidRPr="00000000" w14:paraId="00000099">
      <w:pPr>
        <w:rPr>
          <w:b w:val="1"/>
          <w:color w:val="000000"/>
        </w:rPr>
      </w:pPr>
      <w:r w:rsidDel="00000000" w:rsidR="00000000" w:rsidRPr="00000000">
        <w:rPr>
          <w:rtl w:val="0"/>
        </w:rPr>
      </w:r>
    </w:p>
    <w:p w:rsidR="00000000" w:rsidDel="00000000" w:rsidP="00000000" w:rsidRDefault="00000000" w:rsidRPr="00000000" w14:paraId="0000009A">
      <w:pPr>
        <w:rPr>
          <w:b w:val="1"/>
          <w:color w:val="000000"/>
        </w:rPr>
      </w:pPr>
      <w:r w:rsidDel="00000000" w:rsidR="00000000" w:rsidRPr="00000000">
        <w:rPr>
          <w:rtl w:val="0"/>
        </w:rPr>
      </w:r>
    </w:p>
    <w:p w:rsidR="00000000" w:rsidDel="00000000" w:rsidP="00000000" w:rsidRDefault="00000000" w:rsidRPr="00000000" w14:paraId="0000009B">
      <w:pPr>
        <w:rPr>
          <w:b w:val="1"/>
          <w:color w:val="000000"/>
        </w:rPr>
      </w:pPr>
      <w:r w:rsidDel="00000000" w:rsidR="00000000" w:rsidRPr="00000000">
        <w:rPr>
          <w:rtl w:val="0"/>
        </w:rPr>
      </w:r>
    </w:p>
    <w:p w:rsidR="00000000" w:rsidDel="00000000" w:rsidP="00000000" w:rsidRDefault="00000000" w:rsidRPr="00000000" w14:paraId="0000009C">
      <w:pPr>
        <w:rPr>
          <w:b w:val="1"/>
          <w:color w:val="000000"/>
        </w:rPr>
      </w:pPr>
      <w:r w:rsidDel="00000000" w:rsidR="00000000" w:rsidRPr="00000000">
        <w:rPr>
          <w:rtl w:val="0"/>
        </w:rPr>
      </w:r>
    </w:p>
    <w:p w:rsidR="00000000" w:rsidDel="00000000" w:rsidP="00000000" w:rsidRDefault="00000000" w:rsidRPr="00000000" w14:paraId="0000009D">
      <w:pPr>
        <w:rPr>
          <w:b w:val="1"/>
          <w:color w:val="000000"/>
        </w:rPr>
      </w:pPr>
      <w:r w:rsidDel="00000000" w:rsidR="00000000" w:rsidRPr="00000000">
        <w:rPr>
          <w:rtl w:val="0"/>
        </w:rPr>
      </w:r>
    </w:p>
    <w:p w:rsidR="00000000" w:rsidDel="00000000" w:rsidP="00000000" w:rsidRDefault="00000000" w:rsidRPr="00000000" w14:paraId="0000009E">
      <w:pPr>
        <w:rPr>
          <w:b w:val="1"/>
          <w:color w:val="000000"/>
        </w:rPr>
      </w:pPr>
      <w:r w:rsidDel="00000000" w:rsidR="00000000" w:rsidRPr="00000000">
        <w:rPr>
          <w:rtl w:val="0"/>
        </w:rPr>
      </w:r>
    </w:p>
    <w:p w:rsidR="00000000" w:rsidDel="00000000" w:rsidP="00000000" w:rsidRDefault="00000000" w:rsidRPr="00000000" w14:paraId="0000009F">
      <w:pPr>
        <w:rPr>
          <w:b w:val="1"/>
          <w:color w:val="000000"/>
        </w:rPr>
      </w:pPr>
      <w:r w:rsidDel="00000000" w:rsidR="00000000" w:rsidRPr="00000000">
        <w:rPr>
          <w:rtl w:val="0"/>
        </w:rPr>
      </w:r>
    </w:p>
    <w:p w:rsidR="00000000" w:rsidDel="00000000" w:rsidP="00000000" w:rsidRDefault="00000000" w:rsidRPr="00000000" w14:paraId="000000A0">
      <w:pPr>
        <w:rPr>
          <w:b w:val="1"/>
          <w:color w:val="000000"/>
        </w:rPr>
      </w:pPr>
      <w:r w:rsidDel="00000000" w:rsidR="00000000" w:rsidRPr="00000000">
        <w:rPr>
          <w:rtl w:val="0"/>
        </w:rPr>
      </w:r>
    </w:p>
    <w:p w:rsidR="00000000" w:rsidDel="00000000" w:rsidP="00000000" w:rsidRDefault="00000000" w:rsidRPr="00000000" w14:paraId="000000A1">
      <w:pPr>
        <w:rPr>
          <w:b w:val="1"/>
          <w:color w:val="000000"/>
        </w:rPr>
      </w:pPr>
      <w:r w:rsidDel="00000000" w:rsidR="00000000" w:rsidRPr="00000000">
        <w:rPr>
          <w:rtl w:val="0"/>
        </w:rPr>
      </w:r>
    </w:p>
    <w:p w:rsidR="00000000" w:rsidDel="00000000" w:rsidP="00000000" w:rsidRDefault="00000000" w:rsidRPr="00000000" w14:paraId="000000A2">
      <w:pPr>
        <w:rPr>
          <w:b w:val="1"/>
          <w:color w:val="000000"/>
        </w:rPr>
      </w:pPr>
      <w:r w:rsidDel="00000000" w:rsidR="00000000" w:rsidRPr="00000000">
        <w:rPr>
          <w:rtl w:val="0"/>
        </w:rPr>
      </w:r>
    </w:p>
    <w:p w:rsidR="00000000" w:rsidDel="00000000" w:rsidP="00000000" w:rsidRDefault="00000000" w:rsidRPr="00000000" w14:paraId="000000A3">
      <w:pPr>
        <w:rPr>
          <w:b w:val="1"/>
          <w:color w:val="000000"/>
        </w:rPr>
      </w:pPr>
      <w:r w:rsidDel="00000000" w:rsidR="00000000" w:rsidRPr="00000000">
        <w:rPr>
          <w:rtl w:val="0"/>
        </w:rPr>
      </w:r>
    </w:p>
    <w:p w:rsidR="00000000" w:rsidDel="00000000" w:rsidP="00000000" w:rsidRDefault="00000000" w:rsidRPr="00000000" w14:paraId="000000A4">
      <w:pPr>
        <w:rPr>
          <w:b w:val="1"/>
          <w:color w:val="000000"/>
        </w:rPr>
      </w:pPr>
      <w:r w:rsidDel="00000000" w:rsidR="00000000" w:rsidRPr="00000000">
        <w:rPr>
          <w:rtl w:val="0"/>
        </w:rPr>
      </w:r>
    </w:p>
    <w:p w:rsidR="00000000" w:rsidDel="00000000" w:rsidP="00000000" w:rsidRDefault="00000000" w:rsidRPr="00000000" w14:paraId="000000A5">
      <w:pPr>
        <w:rPr>
          <w:b w:val="1"/>
          <w:color w:val="000000"/>
        </w:rPr>
      </w:pPr>
      <w:r w:rsidDel="00000000" w:rsidR="00000000" w:rsidRPr="00000000">
        <w:rPr>
          <w:rtl w:val="0"/>
        </w:rPr>
      </w:r>
    </w:p>
    <w:p w:rsidR="00000000" w:rsidDel="00000000" w:rsidP="00000000" w:rsidRDefault="00000000" w:rsidRPr="00000000" w14:paraId="000000A6">
      <w:pPr>
        <w:rPr>
          <w:b w:val="1"/>
          <w:color w:val="000000"/>
        </w:rPr>
      </w:pPr>
      <w:r w:rsidDel="00000000" w:rsidR="00000000" w:rsidRPr="00000000">
        <w:rPr>
          <w:b w:val="1"/>
          <w:color w:val="000000"/>
          <w:rtl w:val="0"/>
        </w:rPr>
        <w:t xml:space="preserve">Antes de configurar el servicio DNS debemos asignar un IP al servidor, para ello vamos al apartado: Servidor local -&gt; Ethernet -&gt; Ethernet -&gt; Protocolo IPv4</w:t>
      </w:r>
    </w:p>
    <w:p w:rsidR="00000000" w:rsidDel="00000000" w:rsidP="00000000" w:rsidRDefault="00000000" w:rsidRPr="00000000" w14:paraId="000000A7">
      <w:pPr>
        <w:rPr>
          <w:b w:val="1"/>
          <w:color w:val="000000"/>
        </w:rPr>
      </w:pPr>
      <w:r w:rsidDel="00000000" w:rsidR="00000000" w:rsidRPr="00000000">
        <w:rPr>
          <w:b w:val="1"/>
          <w:color w:val="000000"/>
          <w:rtl w:val="0"/>
        </w:rPr>
        <w:t xml:space="preserve">Y una vez dentro marcamos la casilla “Utilizar la siguiente dirección IP” para establecer una dirección IP de forma manual al servidor e introducimos la IP que le queremos asignar con su respectiva mascara de red, enrutador y DNS en caso de ser necesario y pulsamos en validar al salir y aceptamos.</w:t>
      </w:r>
    </w:p>
    <w:p w:rsidR="00000000" w:rsidDel="00000000" w:rsidP="00000000" w:rsidRDefault="00000000" w:rsidRPr="00000000" w14:paraId="000000A8">
      <w:pPr>
        <w:rPr>
          <w:b w:val="1"/>
          <w:color w:val="000000"/>
        </w:rPr>
      </w:pPr>
      <w:r w:rsidDel="00000000" w:rsidR="00000000" w:rsidRPr="00000000">
        <w:rPr>
          <w:b w:val="1"/>
          <w:color w:val="000000"/>
          <w:rtl w:val="0"/>
        </w:rPr>
        <w:t xml:space="preserve">Es posible que salte un diagnóstico para detectar posibles problemas tras la configuración, cerramos y continuamos.</w:t>
      </w:r>
    </w:p>
    <w:p w:rsidR="00000000" w:rsidDel="00000000" w:rsidP="00000000" w:rsidRDefault="00000000" w:rsidRPr="00000000" w14:paraId="000000A9">
      <w:pPr>
        <w:rPr>
          <w:b w:val="1"/>
          <w:color w:val="000000"/>
        </w:rPr>
      </w:pPr>
      <w:r w:rsidDel="00000000" w:rsidR="00000000" w:rsidRPr="00000000">
        <w:rPr>
          <w:rtl w:val="0"/>
        </w:rPr>
      </w:r>
    </w:p>
    <w:p w:rsidR="00000000" w:rsidDel="00000000" w:rsidP="00000000" w:rsidRDefault="00000000" w:rsidRPr="00000000" w14:paraId="000000AA">
      <w:pPr>
        <w:rPr>
          <w:b w:val="1"/>
          <w:color w:val="000000"/>
        </w:rPr>
      </w:pPr>
      <w:r w:rsidDel="00000000" w:rsidR="00000000" w:rsidRPr="00000000">
        <w:rPr>
          <w:b w:val="1"/>
          <w:color w:val="000000"/>
        </w:rPr>
        <w:drawing>
          <wp:inline distB="0" distT="0" distL="0" distR="0">
            <wp:extent cx="3013182" cy="2086976"/>
            <wp:effectExtent b="0" l="0" r="0" t="0"/>
            <wp:docPr id="141"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3013182" cy="2086976"/>
                    </a:xfrm>
                    <a:prstGeom prst="rect"/>
                    <a:ln/>
                  </pic:spPr>
                </pic:pic>
              </a:graphicData>
            </a:graphic>
          </wp:inline>
        </w:drawing>
      </w:r>
      <w:r w:rsidDel="00000000" w:rsidR="00000000" w:rsidRPr="00000000">
        <w:rPr>
          <w:b w:val="1"/>
          <w:color w:val="000000"/>
        </w:rPr>
        <w:drawing>
          <wp:inline distB="0" distT="0" distL="0" distR="0">
            <wp:extent cx="2336721" cy="2706602"/>
            <wp:effectExtent b="0" l="0" r="0" t="0"/>
            <wp:docPr id="143"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2336721" cy="270660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b w:val="1"/>
          <w:color w:val="000000"/>
        </w:rPr>
      </w:pPr>
      <w:r w:rsidDel="00000000" w:rsidR="00000000" w:rsidRPr="00000000">
        <w:rPr>
          <w:b w:val="1"/>
          <w:color w:val="000000"/>
        </w:rPr>
        <w:drawing>
          <wp:inline distB="0" distT="0" distL="0" distR="0">
            <wp:extent cx="2572435" cy="3205443"/>
            <wp:effectExtent b="0" l="0" r="0" t="0"/>
            <wp:docPr id="14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2572435" cy="3205443"/>
                    </a:xfrm>
                    <a:prstGeom prst="rect"/>
                    <a:ln/>
                  </pic:spPr>
                </pic:pic>
              </a:graphicData>
            </a:graphic>
          </wp:inline>
        </w:drawing>
      </w:r>
      <w:r w:rsidDel="00000000" w:rsidR="00000000" w:rsidRPr="00000000">
        <w:rPr>
          <w:b w:val="1"/>
          <w:color w:val="000000"/>
        </w:rPr>
        <w:drawing>
          <wp:inline distB="0" distT="0" distL="0" distR="0">
            <wp:extent cx="2850802" cy="3144770"/>
            <wp:effectExtent b="0" l="0" r="0" t="0"/>
            <wp:docPr id="146"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2850802" cy="314477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b w:val="1"/>
          <w:color w:val="000000"/>
        </w:rPr>
      </w:pPr>
      <w:r w:rsidDel="00000000" w:rsidR="00000000" w:rsidRPr="00000000">
        <w:rPr>
          <w:rtl w:val="0"/>
        </w:rPr>
      </w:r>
    </w:p>
    <w:p w:rsidR="00000000" w:rsidDel="00000000" w:rsidP="00000000" w:rsidRDefault="00000000" w:rsidRPr="00000000" w14:paraId="000000AD">
      <w:pPr>
        <w:rPr>
          <w:b w:val="1"/>
          <w:color w:val="000000"/>
        </w:rPr>
      </w:pPr>
      <w:r w:rsidDel="00000000" w:rsidR="00000000" w:rsidRPr="00000000">
        <w:rPr>
          <w:rtl w:val="0"/>
        </w:rPr>
      </w:r>
    </w:p>
    <w:p w:rsidR="00000000" w:rsidDel="00000000" w:rsidP="00000000" w:rsidRDefault="00000000" w:rsidRPr="00000000" w14:paraId="000000AE">
      <w:pPr>
        <w:rPr>
          <w:b w:val="1"/>
          <w:color w:val="000000"/>
        </w:rPr>
      </w:pPr>
      <w:r w:rsidDel="00000000" w:rsidR="00000000" w:rsidRPr="00000000">
        <w:rPr>
          <w:rtl w:val="0"/>
        </w:rPr>
      </w:r>
    </w:p>
    <w:p w:rsidR="00000000" w:rsidDel="00000000" w:rsidP="00000000" w:rsidRDefault="00000000" w:rsidRPr="00000000" w14:paraId="000000AF">
      <w:pPr>
        <w:rPr>
          <w:b w:val="1"/>
          <w:color w:val="000000"/>
        </w:rPr>
      </w:pPr>
      <w:r w:rsidDel="00000000" w:rsidR="00000000" w:rsidRPr="00000000">
        <w:rPr>
          <w:rtl w:val="0"/>
        </w:rPr>
      </w:r>
    </w:p>
    <w:p w:rsidR="00000000" w:rsidDel="00000000" w:rsidP="00000000" w:rsidRDefault="00000000" w:rsidRPr="00000000" w14:paraId="000000B0">
      <w:pPr>
        <w:rPr>
          <w:b w:val="1"/>
          <w:color w:val="000000"/>
        </w:rPr>
      </w:pPr>
      <w:r w:rsidDel="00000000" w:rsidR="00000000" w:rsidRPr="00000000">
        <w:rPr>
          <w:rtl w:val="0"/>
        </w:rPr>
      </w:r>
    </w:p>
    <w:p w:rsidR="00000000" w:rsidDel="00000000" w:rsidP="00000000" w:rsidRDefault="00000000" w:rsidRPr="00000000" w14:paraId="000000B1">
      <w:pPr>
        <w:rPr>
          <w:b w:val="1"/>
          <w:color w:val="000000"/>
        </w:rPr>
      </w:pPr>
      <w:r w:rsidDel="00000000" w:rsidR="00000000" w:rsidRPr="00000000">
        <w:rPr>
          <w:rtl w:val="0"/>
        </w:rPr>
      </w:r>
    </w:p>
    <w:p w:rsidR="00000000" w:rsidDel="00000000" w:rsidP="00000000" w:rsidRDefault="00000000" w:rsidRPr="00000000" w14:paraId="000000B2">
      <w:pPr>
        <w:rPr>
          <w:b w:val="1"/>
          <w:color w:val="000000"/>
        </w:rPr>
      </w:pPr>
      <w:r w:rsidDel="00000000" w:rsidR="00000000" w:rsidRPr="00000000">
        <w:rPr>
          <w:rtl w:val="0"/>
        </w:rPr>
      </w:r>
    </w:p>
    <w:p w:rsidR="00000000" w:rsidDel="00000000" w:rsidP="00000000" w:rsidRDefault="00000000" w:rsidRPr="00000000" w14:paraId="000000B3">
      <w:pPr>
        <w:rPr>
          <w:b w:val="1"/>
          <w:color w:val="000000"/>
        </w:rPr>
      </w:pPr>
      <w:r w:rsidDel="00000000" w:rsidR="00000000" w:rsidRPr="00000000">
        <w:rPr>
          <w:rtl w:val="0"/>
        </w:rPr>
      </w:r>
    </w:p>
    <w:p w:rsidR="00000000" w:rsidDel="00000000" w:rsidP="00000000" w:rsidRDefault="00000000" w:rsidRPr="00000000" w14:paraId="000000B4">
      <w:pPr>
        <w:rPr>
          <w:b w:val="1"/>
          <w:color w:val="000000"/>
        </w:rPr>
      </w:pPr>
      <w:r w:rsidDel="00000000" w:rsidR="00000000" w:rsidRPr="00000000">
        <w:rPr>
          <w:rtl w:val="0"/>
        </w:rPr>
      </w:r>
    </w:p>
    <w:p w:rsidR="00000000" w:rsidDel="00000000" w:rsidP="00000000" w:rsidRDefault="00000000" w:rsidRPr="00000000" w14:paraId="000000B5">
      <w:pPr>
        <w:rPr>
          <w:b w:val="1"/>
          <w:color w:val="000000"/>
        </w:rPr>
      </w:pPr>
      <w:r w:rsidDel="00000000" w:rsidR="00000000" w:rsidRPr="00000000">
        <w:rPr>
          <w:rtl w:val="0"/>
        </w:rPr>
      </w:r>
    </w:p>
    <w:p w:rsidR="00000000" w:rsidDel="00000000" w:rsidP="00000000" w:rsidRDefault="00000000" w:rsidRPr="00000000" w14:paraId="000000B6">
      <w:pPr>
        <w:rPr>
          <w:b w:val="1"/>
          <w:color w:val="000000"/>
        </w:rPr>
      </w:pPr>
      <w:r w:rsidDel="00000000" w:rsidR="00000000" w:rsidRPr="00000000">
        <w:rPr>
          <w:rtl w:val="0"/>
        </w:rPr>
      </w:r>
    </w:p>
    <w:p w:rsidR="00000000" w:rsidDel="00000000" w:rsidP="00000000" w:rsidRDefault="00000000" w:rsidRPr="00000000" w14:paraId="000000B7">
      <w:pPr>
        <w:rPr>
          <w:b w:val="1"/>
          <w:color w:val="000000"/>
        </w:rPr>
      </w:pPr>
      <w:r w:rsidDel="00000000" w:rsidR="00000000" w:rsidRPr="00000000">
        <w:rPr>
          <w:rtl w:val="0"/>
        </w:rPr>
      </w:r>
    </w:p>
    <w:p w:rsidR="00000000" w:rsidDel="00000000" w:rsidP="00000000" w:rsidRDefault="00000000" w:rsidRPr="00000000" w14:paraId="000000B8">
      <w:pPr>
        <w:rPr>
          <w:b w:val="1"/>
          <w:color w:val="000000"/>
        </w:rPr>
      </w:pPr>
      <w:r w:rsidDel="00000000" w:rsidR="00000000" w:rsidRPr="00000000">
        <w:rPr>
          <w:rtl w:val="0"/>
        </w:rPr>
      </w:r>
    </w:p>
    <w:p w:rsidR="00000000" w:rsidDel="00000000" w:rsidP="00000000" w:rsidRDefault="00000000" w:rsidRPr="00000000" w14:paraId="000000B9">
      <w:pPr>
        <w:rPr>
          <w:b w:val="1"/>
          <w:color w:val="000000"/>
        </w:rPr>
      </w:pPr>
      <w:r w:rsidDel="00000000" w:rsidR="00000000" w:rsidRPr="00000000">
        <w:rPr>
          <w:rtl w:val="0"/>
        </w:rPr>
      </w:r>
    </w:p>
    <w:p w:rsidR="00000000" w:rsidDel="00000000" w:rsidP="00000000" w:rsidRDefault="00000000" w:rsidRPr="00000000" w14:paraId="000000BA">
      <w:pPr>
        <w:rPr>
          <w:b w:val="1"/>
          <w:color w:val="000000"/>
        </w:rPr>
      </w:pPr>
      <w:r w:rsidDel="00000000" w:rsidR="00000000" w:rsidRPr="00000000">
        <w:rPr>
          <w:rtl w:val="0"/>
        </w:rPr>
      </w:r>
    </w:p>
    <w:p w:rsidR="00000000" w:rsidDel="00000000" w:rsidP="00000000" w:rsidRDefault="00000000" w:rsidRPr="00000000" w14:paraId="000000BB">
      <w:pPr>
        <w:rPr>
          <w:b w:val="1"/>
          <w:color w:val="000000"/>
        </w:rPr>
      </w:pPr>
      <w:r w:rsidDel="00000000" w:rsidR="00000000" w:rsidRPr="00000000">
        <w:rPr>
          <w:rtl w:val="0"/>
        </w:rPr>
      </w:r>
    </w:p>
    <w:p w:rsidR="00000000" w:rsidDel="00000000" w:rsidP="00000000" w:rsidRDefault="00000000" w:rsidRPr="00000000" w14:paraId="000000BC">
      <w:pPr>
        <w:rPr>
          <w:b w:val="1"/>
          <w:color w:val="000000"/>
        </w:rPr>
      </w:pPr>
      <w:r w:rsidDel="00000000" w:rsidR="00000000" w:rsidRPr="00000000">
        <w:rPr>
          <w:rtl w:val="0"/>
        </w:rPr>
      </w:r>
    </w:p>
    <w:p w:rsidR="00000000" w:rsidDel="00000000" w:rsidP="00000000" w:rsidRDefault="00000000" w:rsidRPr="00000000" w14:paraId="000000BD">
      <w:pPr>
        <w:rPr>
          <w:b w:val="1"/>
          <w:color w:val="000000"/>
        </w:rPr>
      </w:pPr>
      <w:r w:rsidDel="00000000" w:rsidR="00000000" w:rsidRPr="00000000">
        <w:rPr>
          <w:rtl w:val="0"/>
        </w:rPr>
      </w:r>
    </w:p>
    <w:p w:rsidR="00000000" w:rsidDel="00000000" w:rsidP="00000000" w:rsidRDefault="00000000" w:rsidRPr="00000000" w14:paraId="000000BE">
      <w:pPr>
        <w:rPr>
          <w:b w:val="1"/>
          <w:color w:val="000000"/>
        </w:rPr>
      </w:pPr>
      <w:r w:rsidDel="00000000" w:rsidR="00000000" w:rsidRPr="00000000">
        <w:rPr>
          <w:rtl w:val="0"/>
        </w:rPr>
      </w:r>
    </w:p>
    <w:p w:rsidR="00000000" w:rsidDel="00000000" w:rsidP="00000000" w:rsidRDefault="00000000" w:rsidRPr="00000000" w14:paraId="000000BF">
      <w:pPr>
        <w:rPr>
          <w:b w:val="1"/>
          <w:color w:val="000000"/>
        </w:rPr>
      </w:pPr>
      <w:r w:rsidDel="00000000" w:rsidR="00000000" w:rsidRPr="00000000">
        <w:rPr>
          <w:rtl w:val="0"/>
        </w:rPr>
      </w:r>
    </w:p>
    <w:p w:rsidR="00000000" w:rsidDel="00000000" w:rsidP="00000000" w:rsidRDefault="00000000" w:rsidRPr="00000000" w14:paraId="000000C0">
      <w:pPr>
        <w:rPr>
          <w:b w:val="1"/>
          <w:color w:val="000000"/>
        </w:rPr>
      </w:pPr>
      <w:r w:rsidDel="00000000" w:rsidR="00000000" w:rsidRPr="00000000">
        <w:rPr>
          <w:b w:val="1"/>
          <w:color w:val="000000"/>
          <w:rtl w:val="0"/>
        </w:rPr>
        <w:t xml:space="preserve">Una vez instalado procedemos a su configuración desde el apartado herramientas -&gt; DNS</w:t>
      </w:r>
    </w:p>
    <w:p w:rsidR="00000000" w:rsidDel="00000000" w:rsidP="00000000" w:rsidRDefault="00000000" w:rsidRPr="00000000" w14:paraId="000000C1">
      <w:pPr>
        <w:rPr>
          <w:b w:val="1"/>
          <w:color w:val="4472c4"/>
          <w:sz w:val="40"/>
          <w:szCs w:val="40"/>
        </w:rPr>
      </w:pPr>
      <w:r w:rsidDel="00000000" w:rsidR="00000000" w:rsidRPr="00000000">
        <w:rPr>
          <w:b w:val="1"/>
          <w:color w:val="4472c4"/>
          <w:sz w:val="40"/>
          <w:szCs w:val="40"/>
        </w:rPr>
        <w:drawing>
          <wp:inline distB="0" distT="0" distL="0" distR="0">
            <wp:extent cx="2563656" cy="1687632"/>
            <wp:effectExtent b="0" l="0" r="0" t="0"/>
            <wp:docPr id="147"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2563656" cy="168763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b w:val="1"/>
          <w:color w:val="000000"/>
        </w:rPr>
      </w:pPr>
      <w:r w:rsidDel="00000000" w:rsidR="00000000" w:rsidRPr="00000000">
        <w:rPr>
          <w:b w:val="1"/>
          <w:color w:val="000000"/>
          <w:rtl w:val="0"/>
        </w:rPr>
        <w:t xml:space="preserve">Una vez dentro de la configuración DNS accedemos al servidor que queremos configurar y hacemos clic en el apartado “Zonas de búsqueda </w:t>
      </w:r>
      <w:r w:rsidDel="00000000" w:rsidR="00000000" w:rsidRPr="00000000">
        <w:rPr>
          <w:b w:val="1"/>
          <w:color w:val="00b0f0"/>
          <w:rtl w:val="0"/>
        </w:rPr>
        <w:t xml:space="preserve">inversa</w:t>
      </w:r>
      <w:r w:rsidDel="00000000" w:rsidR="00000000" w:rsidRPr="00000000">
        <w:rPr>
          <w:b w:val="1"/>
          <w:color w:val="000000"/>
          <w:rtl w:val="0"/>
        </w:rPr>
        <w:t xml:space="preserve">” y seleccionamos “Zona nueva”</w:t>
      </w:r>
    </w:p>
    <w:p w:rsidR="00000000" w:rsidDel="00000000" w:rsidP="00000000" w:rsidRDefault="00000000" w:rsidRPr="00000000" w14:paraId="000000C3">
      <w:pPr>
        <w:rPr>
          <w:b w:val="1"/>
          <w:color w:val="000000"/>
        </w:rPr>
      </w:pPr>
      <w:r w:rsidDel="00000000" w:rsidR="00000000" w:rsidRPr="00000000">
        <w:rPr>
          <w:b w:val="1"/>
          <w:color w:val="000000"/>
        </w:rPr>
        <w:drawing>
          <wp:inline distB="0" distT="0" distL="0" distR="0">
            <wp:extent cx="4309471" cy="3013184"/>
            <wp:effectExtent b="0" l="0" r="0" t="0"/>
            <wp:docPr id="1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309471" cy="301318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color w:val="000000"/>
        </w:rPr>
      </w:pPr>
      <w:r w:rsidDel="00000000" w:rsidR="00000000" w:rsidRPr="00000000">
        <w:rPr>
          <w:b w:val="1"/>
          <w:color w:val="000000"/>
          <w:rtl w:val="0"/>
        </w:rPr>
        <w:t xml:space="preserve">Esto nos abrirá el asistente para crear una zona nueva, Seleccionamos “Zona principal”</w:t>
      </w:r>
    </w:p>
    <w:p w:rsidR="00000000" w:rsidDel="00000000" w:rsidP="00000000" w:rsidRDefault="00000000" w:rsidRPr="00000000" w14:paraId="000000C5">
      <w:pPr>
        <w:rPr>
          <w:color w:val="000000"/>
        </w:rPr>
      </w:pPr>
      <w:r w:rsidDel="00000000" w:rsidR="00000000" w:rsidRPr="00000000">
        <w:rPr>
          <w:color w:val="000000"/>
        </w:rPr>
        <w:drawing>
          <wp:inline distB="0" distT="0" distL="0" distR="0">
            <wp:extent cx="3570964" cy="2803764"/>
            <wp:effectExtent b="0" l="0" r="0" t="0"/>
            <wp:docPr id="111"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570964" cy="280376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color w:val="000000"/>
        </w:rPr>
      </w:pPr>
      <w:r w:rsidDel="00000000" w:rsidR="00000000" w:rsidRPr="00000000">
        <w:rPr>
          <w:rtl w:val="0"/>
        </w:rPr>
      </w:r>
    </w:p>
    <w:p w:rsidR="00000000" w:rsidDel="00000000" w:rsidP="00000000" w:rsidRDefault="00000000" w:rsidRPr="00000000" w14:paraId="000000C7">
      <w:pPr>
        <w:rPr>
          <w:b w:val="1"/>
          <w:color w:val="000000"/>
        </w:rPr>
      </w:pPr>
      <w:r w:rsidDel="00000000" w:rsidR="00000000" w:rsidRPr="00000000">
        <w:rPr>
          <w:b w:val="1"/>
          <w:color w:val="000000"/>
          <w:rtl w:val="0"/>
        </w:rPr>
        <w:t xml:space="preserve">En este apartado debemos seleccionar IPv4</w:t>
      </w:r>
    </w:p>
    <w:p w:rsidR="00000000" w:rsidDel="00000000" w:rsidP="00000000" w:rsidRDefault="00000000" w:rsidRPr="00000000" w14:paraId="000000C8">
      <w:pPr>
        <w:rPr>
          <w:b w:val="1"/>
          <w:color w:val="000000"/>
        </w:rPr>
      </w:pPr>
      <w:r w:rsidDel="00000000" w:rsidR="00000000" w:rsidRPr="00000000">
        <w:rPr>
          <w:b w:val="1"/>
          <w:color w:val="000000"/>
        </w:rPr>
        <w:drawing>
          <wp:inline distB="0" distT="0" distL="0" distR="0">
            <wp:extent cx="4131874" cy="3221734"/>
            <wp:effectExtent b="0" l="0" r="0" t="0"/>
            <wp:docPr id="11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131874" cy="322173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b w:val="1"/>
          <w:color w:val="000000"/>
        </w:rPr>
      </w:pPr>
      <w:r w:rsidDel="00000000" w:rsidR="00000000" w:rsidRPr="00000000">
        <w:rPr>
          <w:b w:val="1"/>
          <w:color w:val="000000"/>
          <w:rtl w:val="0"/>
        </w:rPr>
        <w:t xml:space="preserve">En este apartado debemos indicar la dirección de red que estamos utilizando en nuestro servidor</w:t>
      </w:r>
    </w:p>
    <w:p w:rsidR="00000000" w:rsidDel="00000000" w:rsidP="00000000" w:rsidRDefault="00000000" w:rsidRPr="00000000" w14:paraId="000000CA">
      <w:pPr>
        <w:rPr>
          <w:b w:val="1"/>
          <w:color w:val="000000"/>
        </w:rPr>
      </w:pPr>
      <w:r w:rsidDel="00000000" w:rsidR="00000000" w:rsidRPr="00000000">
        <w:rPr>
          <w:b w:val="1"/>
          <w:color w:val="000000"/>
        </w:rPr>
        <w:drawing>
          <wp:inline distB="0" distT="0" distL="0" distR="0">
            <wp:extent cx="4362142" cy="3415320"/>
            <wp:effectExtent b="0" l="0" r="0" t="0"/>
            <wp:docPr id="113"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362142" cy="341532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b w:val="1"/>
          <w:color w:val="000000"/>
        </w:rPr>
      </w:pPr>
      <w:r w:rsidDel="00000000" w:rsidR="00000000" w:rsidRPr="00000000">
        <w:rPr>
          <w:rtl w:val="0"/>
        </w:rPr>
      </w:r>
    </w:p>
    <w:p w:rsidR="00000000" w:rsidDel="00000000" w:rsidP="00000000" w:rsidRDefault="00000000" w:rsidRPr="00000000" w14:paraId="000000CC">
      <w:pPr>
        <w:rPr>
          <w:b w:val="1"/>
          <w:color w:val="000000"/>
        </w:rPr>
      </w:pPr>
      <w:r w:rsidDel="00000000" w:rsidR="00000000" w:rsidRPr="00000000">
        <w:rPr>
          <w:rtl w:val="0"/>
        </w:rPr>
      </w:r>
    </w:p>
    <w:p w:rsidR="00000000" w:rsidDel="00000000" w:rsidP="00000000" w:rsidRDefault="00000000" w:rsidRPr="00000000" w14:paraId="000000CD">
      <w:pPr>
        <w:rPr>
          <w:b w:val="1"/>
          <w:color w:val="000000"/>
        </w:rPr>
      </w:pPr>
      <w:r w:rsidDel="00000000" w:rsidR="00000000" w:rsidRPr="00000000">
        <w:rPr>
          <w:rtl w:val="0"/>
        </w:rPr>
      </w:r>
    </w:p>
    <w:p w:rsidR="00000000" w:rsidDel="00000000" w:rsidP="00000000" w:rsidRDefault="00000000" w:rsidRPr="00000000" w14:paraId="000000CE">
      <w:pPr>
        <w:rPr>
          <w:b w:val="1"/>
          <w:color w:val="000000"/>
        </w:rPr>
      </w:pPr>
      <w:r w:rsidDel="00000000" w:rsidR="00000000" w:rsidRPr="00000000">
        <w:rPr>
          <w:b w:val="1"/>
          <w:color w:val="000000"/>
          <w:rtl w:val="0"/>
        </w:rPr>
        <w:t xml:space="preserve">En este apartado debemos indicar si queremos utilizar un archivo existente de zona o crear otro</w:t>
      </w:r>
    </w:p>
    <w:p w:rsidR="00000000" w:rsidDel="00000000" w:rsidP="00000000" w:rsidRDefault="00000000" w:rsidRPr="00000000" w14:paraId="000000CF">
      <w:pPr>
        <w:rPr>
          <w:b w:val="1"/>
          <w:color w:val="000000"/>
        </w:rPr>
      </w:pPr>
      <w:r w:rsidDel="00000000" w:rsidR="00000000" w:rsidRPr="00000000">
        <w:rPr>
          <w:b w:val="1"/>
          <w:color w:val="000000"/>
        </w:rPr>
        <w:drawing>
          <wp:inline distB="0" distT="0" distL="0" distR="0">
            <wp:extent cx="4915586" cy="3820058"/>
            <wp:effectExtent b="0" l="0" r="0" t="0"/>
            <wp:docPr id="11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915586" cy="382005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color w:val="000000"/>
        </w:rPr>
      </w:pPr>
      <w:r w:rsidDel="00000000" w:rsidR="00000000" w:rsidRPr="00000000">
        <w:rPr>
          <w:color w:val="000000"/>
          <w:rtl w:val="0"/>
        </w:rPr>
        <w:t xml:space="preserve">El apartado “Actualización dinámica” debemos indicar si queremos que la zona acepte o no actualizaciones de los registros </w:t>
      </w:r>
    </w:p>
    <w:p w:rsidR="00000000" w:rsidDel="00000000" w:rsidP="00000000" w:rsidRDefault="00000000" w:rsidRPr="00000000" w14:paraId="000000D1">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176530</wp:posOffset>
            </wp:positionV>
            <wp:extent cx="4887007" cy="3820058"/>
            <wp:effectExtent b="0" l="0" r="0" t="0"/>
            <wp:wrapSquare wrapText="bothSides" distB="0" distT="0" distL="114300" distR="114300"/>
            <wp:docPr id="11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887007" cy="3820058"/>
                    </a:xfrm>
                    <a:prstGeom prst="rect"/>
                    <a:ln/>
                  </pic:spPr>
                </pic:pic>
              </a:graphicData>
            </a:graphic>
          </wp:anchor>
        </w:drawing>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color w:val="000000"/>
        </w:rPr>
      </w:pPr>
      <w:r w:rsidDel="00000000" w:rsidR="00000000" w:rsidRPr="00000000">
        <w:rPr>
          <w:rtl w:val="0"/>
        </w:rPr>
      </w:r>
    </w:p>
    <w:p w:rsidR="00000000" w:rsidDel="00000000" w:rsidP="00000000" w:rsidRDefault="00000000" w:rsidRPr="00000000" w14:paraId="000000D6">
      <w:pPr>
        <w:rPr>
          <w:b w:val="1"/>
          <w:color w:val="000000"/>
        </w:rPr>
      </w:pPr>
      <w:r w:rsidDel="00000000" w:rsidR="00000000" w:rsidRPr="00000000">
        <w:rPr>
          <w:rtl w:val="0"/>
        </w:rPr>
      </w:r>
    </w:p>
    <w:p w:rsidR="00000000" w:rsidDel="00000000" w:rsidP="00000000" w:rsidRDefault="00000000" w:rsidRPr="00000000" w14:paraId="000000D7">
      <w:pPr>
        <w:rPr>
          <w:b w:val="1"/>
          <w:color w:val="000000"/>
        </w:rPr>
      </w:pPr>
      <w:r w:rsidDel="00000000" w:rsidR="00000000" w:rsidRPr="00000000">
        <w:rPr>
          <w:rtl w:val="0"/>
        </w:rPr>
      </w:r>
    </w:p>
    <w:p w:rsidR="00000000" w:rsidDel="00000000" w:rsidP="00000000" w:rsidRDefault="00000000" w:rsidRPr="00000000" w14:paraId="000000D8">
      <w:pPr>
        <w:rPr>
          <w:b w:val="1"/>
          <w:color w:val="000000"/>
        </w:rPr>
      </w:pPr>
      <w:r w:rsidDel="00000000" w:rsidR="00000000" w:rsidRPr="00000000">
        <w:rPr>
          <w:rtl w:val="0"/>
        </w:rPr>
      </w:r>
    </w:p>
    <w:p w:rsidR="00000000" w:rsidDel="00000000" w:rsidP="00000000" w:rsidRDefault="00000000" w:rsidRPr="00000000" w14:paraId="000000D9">
      <w:pPr>
        <w:rPr>
          <w:b w:val="1"/>
          <w:color w:val="000000"/>
        </w:rPr>
      </w:pPr>
      <w:r w:rsidDel="00000000" w:rsidR="00000000" w:rsidRPr="00000000">
        <w:rPr>
          <w:rtl w:val="0"/>
        </w:rPr>
      </w:r>
    </w:p>
    <w:p w:rsidR="00000000" w:rsidDel="00000000" w:rsidP="00000000" w:rsidRDefault="00000000" w:rsidRPr="00000000" w14:paraId="000000DA">
      <w:pPr>
        <w:rPr>
          <w:b w:val="1"/>
          <w:color w:val="000000"/>
        </w:rPr>
      </w:pPr>
      <w:r w:rsidDel="00000000" w:rsidR="00000000" w:rsidRPr="00000000">
        <w:rPr>
          <w:rtl w:val="0"/>
        </w:rPr>
      </w:r>
    </w:p>
    <w:p w:rsidR="00000000" w:rsidDel="00000000" w:rsidP="00000000" w:rsidRDefault="00000000" w:rsidRPr="00000000" w14:paraId="000000DB">
      <w:pPr>
        <w:rPr>
          <w:b w:val="1"/>
          <w:color w:val="000000"/>
        </w:rPr>
      </w:pPr>
      <w:r w:rsidDel="00000000" w:rsidR="00000000" w:rsidRPr="00000000">
        <w:rPr>
          <w:rtl w:val="0"/>
        </w:rPr>
      </w:r>
    </w:p>
    <w:p w:rsidR="00000000" w:rsidDel="00000000" w:rsidP="00000000" w:rsidRDefault="00000000" w:rsidRPr="00000000" w14:paraId="000000DC">
      <w:pPr>
        <w:rPr>
          <w:b w:val="1"/>
          <w:color w:val="000000"/>
        </w:rPr>
      </w:pPr>
      <w:r w:rsidDel="00000000" w:rsidR="00000000" w:rsidRPr="00000000">
        <w:rPr>
          <w:rtl w:val="0"/>
        </w:rPr>
      </w:r>
    </w:p>
    <w:p w:rsidR="00000000" w:rsidDel="00000000" w:rsidP="00000000" w:rsidRDefault="00000000" w:rsidRPr="00000000" w14:paraId="000000DD">
      <w:pPr>
        <w:rPr>
          <w:b w:val="1"/>
          <w:color w:val="000000"/>
        </w:rPr>
      </w:pPr>
      <w:r w:rsidDel="00000000" w:rsidR="00000000" w:rsidRPr="00000000">
        <w:rPr>
          <w:rtl w:val="0"/>
        </w:rPr>
      </w:r>
    </w:p>
    <w:p w:rsidR="00000000" w:rsidDel="00000000" w:rsidP="00000000" w:rsidRDefault="00000000" w:rsidRPr="00000000" w14:paraId="000000DE">
      <w:pPr>
        <w:rPr>
          <w:b w:val="1"/>
          <w:color w:val="000000"/>
        </w:rPr>
      </w:pPr>
      <w:r w:rsidDel="00000000" w:rsidR="00000000" w:rsidRPr="00000000">
        <w:rPr>
          <w:rtl w:val="0"/>
        </w:rPr>
      </w:r>
    </w:p>
    <w:p w:rsidR="00000000" w:rsidDel="00000000" w:rsidP="00000000" w:rsidRDefault="00000000" w:rsidRPr="00000000" w14:paraId="000000DF">
      <w:pPr>
        <w:rPr>
          <w:b w:val="1"/>
          <w:color w:val="000000"/>
        </w:rPr>
      </w:pPr>
      <w:r w:rsidDel="00000000" w:rsidR="00000000" w:rsidRPr="00000000">
        <w:rPr>
          <w:b w:val="1"/>
          <w:color w:val="000000"/>
          <w:rtl w:val="0"/>
        </w:rPr>
        <w:t xml:space="preserve">Finalizamos y tendríamos la zona creada</w:t>
      </w:r>
    </w:p>
    <w:p w:rsidR="00000000" w:rsidDel="00000000" w:rsidP="00000000" w:rsidRDefault="00000000" w:rsidRPr="00000000" w14:paraId="000000E0">
      <w:pPr>
        <w:rPr>
          <w:b w:val="1"/>
          <w:color w:val="000000"/>
        </w:rPr>
      </w:pPr>
      <w:r w:rsidDel="00000000" w:rsidR="00000000" w:rsidRPr="00000000">
        <w:rPr>
          <w:b w:val="1"/>
          <w:color w:val="000000"/>
        </w:rPr>
        <w:drawing>
          <wp:inline distB="0" distT="0" distL="0" distR="0">
            <wp:extent cx="4915586" cy="3839111"/>
            <wp:effectExtent b="0" l="0" r="0" t="0"/>
            <wp:docPr id="115"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915586" cy="383911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b w:val="1"/>
          <w:color w:val="000000"/>
        </w:rPr>
      </w:pPr>
      <w:r w:rsidDel="00000000" w:rsidR="00000000" w:rsidRPr="00000000">
        <w:rPr>
          <w:b w:val="1"/>
          <w:color w:val="000000"/>
          <w:rtl w:val="0"/>
        </w:rPr>
        <w:t xml:space="preserve">Una vez dentro de la configuración DNS accedemos al servidor que queremos configurar y hacemos clic en el apartado “Zonas de búsqueda </w:t>
      </w:r>
      <w:r w:rsidDel="00000000" w:rsidR="00000000" w:rsidRPr="00000000">
        <w:rPr>
          <w:b w:val="1"/>
          <w:color w:val="4472c4"/>
          <w:rtl w:val="0"/>
        </w:rPr>
        <w:t xml:space="preserve">directa</w:t>
      </w:r>
      <w:r w:rsidDel="00000000" w:rsidR="00000000" w:rsidRPr="00000000">
        <w:rPr>
          <w:b w:val="1"/>
          <w:color w:val="000000"/>
          <w:rtl w:val="0"/>
        </w:rPr>
        <w:t xml:space="preserve">” y seleccionamos “Zona nueva”</w:t>
      </w:r>
    </w:p>
    <w:p w:rsidR="00000000" w:rsidDel="00000000" w:rsidP="00000000" w:rsidRDefault="00000000" w:rsidRPr="00000000" w14:paraId="000000E2">
      <w:pPr>
        <w:rPr>
          <w:b w:val="1"/>
          <w:color w:val="4472c4"/>
          <w:sz w:val="40"/>
          <w:szCs w:val="40"/>
        </w:rPr>
      </w:pPr>
      <w:r w:rsidDel="00000000" w:rsidR="00000000" w:rsidRPr="00000000">
        <w:rPr>
          <w:b w:val="1"/>
          <w:color w:val="4472c4"/>
          <w:sz w:val="40"/>
          <w:szCs w:val="40"/>
        </w:rPr>
        <w:drawing>
          <wp:inline distB="0" distT="0" distL="0" distR="0">
            <wp:extent cx="4416805" cy="3067457"/>
            <wp:effectExtent b="0" l="0" r="0" t="0"/>
            <wp:docPr id="116"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416805" cy="3067457"/>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b w:val="1"/>
          <w:color w:val="000000"/>
        </w:rPr>
      </w:pPr>
      <w:r w:rsidDel="00000000" w:rsidR="00000000" w:rsidRPr="00000000">
        <w:rPr>
          <w:rtl w:val="0"/>
        </w:rPr>
      </w:r>
    </w:p>
    <w:p w:rsidR="00000000" w:rsidDel="00000000" w:rsidP="00000000" w:rsidRDefault="00000000" w:rsidRPr="00000000" w14:paraId="000000E4">
      <w:pPr>
        <w:rPr>
          <w:b w:val="1"/>
          <w:color w:val="000000"/>
        </w:rPr>
      </w:pPr>
      <w:r w:rsidDel="00000000" w:rsidR="00000000" w:rsidRPr="00000000">
        <w:rPr>
          <w:rtl w:val="0"/>
        </w:rPr>
      </w:r>
    </w:p>
    <w:p w:rsidR="00000000" w:rsidDel="00000000" w:rsidP="00000000" w:rsidRDefault="00000000" w:rsidRPr="00000000" w14:paraId="000000E5">
      <w:pPr>
        <w:rPr>
          <w:b w:val="1"/>
          <w:color w:val="000000"/>
        </w:rPr>
      </w:pPr>
      <w:r w:rsidDel="00000000" w:rsidR="00000000" w:rsidRPr="00000000">
        <w:rPr>
          <w:rtl w:val="0"/>
        </w:rPr>
      </w:r>
    </w:p>
    <w:p w:rsidR="00000000" w:rsidDel="00000000" w:rsidP="00000000" w:rsidRDefault="00000000" w:rsidRPr="00000000" w14:paraId="000000E6">
      <w:pPr>
        <w:rPr>
          <w:b w:val="1"/>
          <w:color w:val="000000"/>
        </w:rPr>
      </w:pPr>
      <w:r w:rsidDel="00000000" w:rsidR="00000000" w:rsidRPr="00000000">
        <w:rPr>
          <w:rtl w:val="0"/>
        </w:rPr>
      </w:r>
    </w:p>
    <w:p w:rsidR="00000000" w:rsidDel="00000000" w:rsidP="00000000" w:rsidRDefault="00000000" w:rsidRPr="00000000" w14:paraId="000000E7">
      <w:pPr>
        <w:rPr>
          <w:color w:val="000000"/>
        </w:rPr>
      </w:pPr>
      <w:r w:rsidDel="00000000" w:rsidR="00000000" w:rsidRPr="00000000">
        <w:rPr>
          <w:b w:val="1"/>
          <w:color w:val="000000"/>
          <w:rtl w:val="0"/>
        </w:rPr>
        <w:t xml:space="preserve">Esto nos abrirá el asistente para crear una zona nueva, Seleccionamos “</w:t>
      </w:r>
      <w:r w:rsidDel="00000000" w:rsidR="00000000" w:rsidRPr="00000000">
        <w:rPr>
          <w:b w:val="1"/>
          <w:color w:val="4472c4"/>
          <w:rtl w:val="0"/>
        </w:rPr>
        <w:t xml:space="preserve">Zona principal</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0E8">
      <w:pPr>
        <w:rPr>
          <w:color w:val="000000"/>
        </w:rPr>
      </w:pPr>
      <w:r w:rsidDel="00000000" w:rsidR="00000000" w:rsidRPr="00000000">
        <w:rPr>
          <w:color w:val="000000"/>
        </w:rPr>
        <w:drawing>
          <wp:inline distB="0" distT="0" distL="0" distR="0">
            <wp:extent cx="4297489" cy="3374200"/>
            <wp:effectExtent b="0" l="0" r="0" t="0"/>
            <wp:docPr id="11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297489" cy="3374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color w:val="000000"/>
        </w:rPr>
      </w:pPr>
      <w:r w:rsidDel="00000000" w:rsidR="00000000" w:rsidRPr="00000000">
        <w:rPr>
          <w:rtl w:val="0"/>
        </w:rPr>
      </w:r>
    </w:p>
    <w:p w:rsidR="00000000" w:rsidDel="00000000" w:rsidP="00000000" w:rsidRDefault="00000000" w:rsidRPr="00000000" w14:paraId="000000EA">
      <w:pPr>
        <w:rPr>
          <w:b w:val="1"/>
          <w:color w:val="000000"/>
        </w:rPr>
      </w:pPr>
      <w:r w:rsidDel="00000000" w:rsidR="00000000" w:rsidRPr="00000000">
        <w:rPr>
          <w:b w:val="1"/>
          <w:color w:val="000000"/>
          <w:rtl w:val="0"/>
        </w:rPr>
        <w:t xml:space="preserve">En el apartado “</w:t>
      </w:r>
      <w:r w:rsidDel="00000000" w:rsidR="00000000" w:rsidRPr="00000000">
        <w:rPr>
          <w:b w:val="1"/>
          <w:color w:val="4472c4"/>
          <w:rtl w:val="0"/>
        </w:rPr>
        <w:t xml:space="preserve">Nombre de zona</w:t>
      </w:r>
      <w:r w:rsidDel="00000000" w:rsidR="00000000" w:rsidRPr="00000000">
        <w:rPr>
          <w:b w:val="1"/>
          <w:color w:val="000000"/>
          <w:rtl w:val="0"/>
        </w:rPr>
        <w:t xml:space="preserve">” debemos ponerle un nombre a la zona que queremos crear´</w:t>
      </w:r>
    </w:p>
    <w:p w:rsidR="00000000" w:rsidDel="00000000" w:rsidP="00000000" w:rsidRDefault="00000000" w:rsidRPr="00000000" w14:paraId="000000EB">
      <w:pPr>
        <w:rPr>
          <w:color w:val="000000"/>
        </w:rPr>
      </w:pPr>
      <w:r w:rsidDel="00000000" w:rsidR="00000000" w:rsidRPr="00000000">
        <w:rPr>
          <w:color w:val="000000"/>
        </w:rPr>
        <w:drawing>
          <wp:inline distB="0" distT="0" distL="0" distR="0">
            <wp:extent cx="4877481" cy="3810532"/>
            <wp:effectExtent b="0" l="0" r="0" t="0"/>
            <wp:docPr id="11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4877481" cy="381053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b w:val="1"/>
          <w:color w:val="000000"/>
        </w:rPr>
      </w:pPr>
      <w:r w:rsidDel="00000000" w:rsidR="00000000" w:rsidRPr="00000000">
        <w:rPr>
          <w:rtl w:val="0"/>
        </w:rPr>
      </w:r>
    </w:p>
    <w:p w:rsidR="00000000" w:rsidDel="00000000" w:rsidP="00000000" w:rsidRDefault="00000000" w:rsidRPr="00000000" w14:paraId="000000ED">
      <w:pPr>
        <w:rPr>
          <w:b w:val="1"/>
          <w:color w:val="000000"/>
        </w:rPr>
      </w:pPr>
      <w:r w:rsidDel="00000000" w:rsidR="00000000" w:rsidRPr="00000000">
        <w:rPr>
          <w:b w:val="1"/>
          <w:color w:val="000000"/>
          <w:rtl w:val="0"/>
        </w:rPr>
        <w:t xml:space="preserve">En el apartado “</w:t>
      </w:r>
      <w:r w:rsidDel="00000000" w:rsidR="00000000" w:rsidRPr="00000000">
        <w:rPr>
          <w:b w:val="1"/>
          <w:color w:val="4472c4"/>
          <w:rtl w:val="0"/>
        </w:rPr>
        <w:t xml:space="preserve">Archivo de zona</w:t>
      </w:r>
      <w:r w:rsidDel="00000000" w:rsidR="00000000" w:rsidRPr="00000000">
        <w:rPr>
          <w:b w:val="1"/>
          <w:color w:val="000000"/>
          <w:rtl w:val="0"/>
        </w:rPr>
        <w:t xml:space="preserve">” debemos indicar si queremos utilizar el archivo predeterminado para guardar la información, renombrarlo o utilizar otro distinto</w:t>
      </w:r>
    </w:p>
    <w:p w:rsidR="00000000" w:rsidDel="00000000" w:rsidP="00000000" w:rsidRDefault="00000000" w:rsidRPr="00000000" w14:paraId="000000EE">
      <w:pPr>
        <w:rPr>
          <w:b w:val="1"/>
          <w:color w:val="000000"/>
        </w:rPr>
      </w:pPr>
      <w:r w:rsidDel="00000000" w:rsidR="00000000" w:rsidRPr="00000000">
        <w:rPr>
          <w:b w:val="1"/>
          <w:color w:val="000000"/>
          <w:rtl w:val="0"/>
        </w:rPr>
        <w:t xml:space="preserve">Por lo general lo habitual es utilizar el predeterminado</w:t>
      </w:r>
    </w:p>
    <w:p w:rsidR="00000000" w:rsidDel="00000000" w:rsidP="00000000" w:rsidRDefault="00000000" w:rsidRPr="00000000" w14:paraId="000000EF">
      <w:pPr>
        <w:rPr>
          <w:color w:val="000000"/>
        </w:rPr>
      </w:pPr>
      <w:r w:rsidDel="00000000" w:rsidR="00000000" w:rsidRPr="00000000">
        <w:rPr>
          <w:color w:val="000000"/>
        </w:rPr>
        <w:drawing>
          <wp:inline distB="0" distT="0" distL="0" distR="0">
            <wp:extent cx="3619197" cy="2840114"/>
            <wp:effectExtent b="0" l="0" r="0" t="0"/>
            <wp:docPr id="12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619197" cy="284011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color w:val="000000"/>
        </w:rPr>
      </w:pPr>
      <w:r w:rsidDel="00000000" w:rsidR="00000000" w:rsidRPr="00000000">
        <w:rPr>
          <w:rtl w:val="0"/>
        </w:rPr>
      </w:r>
    </w:p>
    <w:p w:rsidR="00000000" w:rsidDel="00000000" w:rsidP="00000000" w:rsidRDefault="00000000" w:rsidRPr="00000000" w14:paraId="000000F1">
      <w:pPr>
        <w:rPr>
          <w:color w:val="000000"/>
        </w:rPr>
      </w:pPr>
      <w:r w:rsidDel="00000000" w:rsidR="00000000" w:rsidRPr="00000000">
        <w:rPr>
          <w:rtl w:val="0"/>
        </w:rPr>
      </w:r>
    </w:p>
    <w:p w:rsidR="00000000" w:rsidDel="00000000" w:rsidP="00000000" w:rsidRDefault="00000000" w:rsidRPr="00000000" w14:paraId="000000F2">
      <w:pPr>
        <w:rPr>
          <w:b w:val="1"/>
          <w:color w:val="000000"/>
        </w:rPr>
      </w:pPr>
      <w:r w:rsidDel="00000000" w:rsidR="00000000" w:rsidRPr="00000000">
        <w:rPr>
          <w:b w:val="1"/>
          <w:color w:val="000000"/>
          <w:rtl w:val="0"/>
        </w:rPr>
        <w:t xml:space="preserve">El apartado “</w:t>
      </w:r>
      <w:r w:rsidDel="00000000" w:rsidR="00000000" w:rsidRPr="00000000">
        <w:rPr>
          <w:b w:val="1"/>
          <w:color w:val="4472c4"/>
          <w:rtl w:val="0"/>
        </w:rPr>
        <w:t xml:space="preserve">Actualización dinámica</w:t>
      </w:r>
      <w:r w:rsidDel="00000000" w:rsidR="00000000" w:rsidRPr="00000000">
        <w:rPr>
          <w:b w:val="1"/>
          <w:color w:val="000000"/>
          <w:rtl w:val="0"/>
        </w:rPr>
        <w:t xml:space="preserve">” debemos indicar si queremos que la zona acepte o no actualizaciones de los registros </w:t>
      </w:r>
    </w:p>
    <w:p w:rsidR="00000000" w:rsidDel="00000000" w:rsidP="00000000" w:rsidRDefault="00000000" w:rsidRPr="00000000" w14:paraId="000000F3">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887007" cy="3820058"/>
            <wp:effectExtent b="0" l="0" r="0" t="0"/>
            <wp:wrapSquare wrapText="bothSides" distB="0" distT="0" distL="114300" distR="114300"/>
            <wp:docPr id="10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887007" cy="3820058"/>
                    </a:xfrm>
                    <a:prstGeom prst="rect"/>
                    <a:ln/>
                  </pic:spPr>
                </pic:pic>
              </a:graphicData>
            </a:graphic>
          </wp:anchor>
        </w:drawing>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color w:val="000000"/>
        </w:rPr>
      </w:pPr>
      <w:r w:rsidDel="00000000" w:rsidR="00000000" w:rsidRPr="00000000">
        <w:rPr>
          <w:rtl w:val="0"/>
        </w:rPr>
      </w:r>
    </w:p>
    <w:p w:rsidR="00000000" w:rsidDel="00000000" w:rsidP="00000000" w:rsidRDefault="00000000" w:rsidRPr="00000000" w14:paraId="00000100">
      <w:pPr>
        <w:rPr>
          <w:b w:val="1"/>
          <w:color w:val="000000"/>
        </w:rPr>
      </w:pPr>
      <w:r w:rsidDel="00000000" w:rsidR="00000000" w:rsidRPr="00000000">
        <w:rPr>
          <w:rtl w:val="0"/>
        </w:rPr>
      </w:r>
    </w:p>
    <w:p w:rsidR="00000000" w:rsidDel="00000000" w:rsidP="00000000" w:rsidRDefault="00000000" w:rsidRPr="00000000" w14:paraId="00000101">
      <w:pPr>
        <w:rPr>
          <w:b w:val="1"/>
          <w:color w:val="000000"/>
        </w:rPr>
      </w:pPr>
      <w:r w:rsidDel="00000000" w:rsidR="00000000" w:rsidRPr="00000000">
        <w:rPr>
          <w:b w:val="1"/>
          <w:color w:val="000000"/>
          <w:rtl w:val="0"/>
        </w:rPr>
        <w:t xml:space="preserve">Finalizamos y tendríamos la zona creada</w:t>
      </w:r>
    </w:p>
    <w:p w:rsidR="00000000" w:rsidDel="00000000" w:rsidP="00000000" w:rsidRDefault="00000000" w:rsidRPr="00000000" w14:paraId="00000102">
      <w:pPr>
        <w:rPr>
          <w:color w:val="000000"/>
        </w:rPr>
      </w:pPr>
      <w:r w:rsidDel="00000000" w:rsidR="00000000" w:rsidRPr="00000000">
        <w:rPr>
          <w:color w:val="000000"/>
        </w:rPr>
        <w:drawing>
          <wp:inline distB="0" distT="0" distL="0" distR="0">
            <wp:extent cx="3324647" cy="2587274"/>
            <wp:effectExtent b="0" l="0" r="0" t="0"/>
            <wp:docPr id="131"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3324647" cy="258727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b w:val="1"/>
          <w:color w:val="000000"/>
        </w:rPr>
      </w:pPr>
      <w:r w:rsidDel="00000000" w:rsidR="00000000" w:rsidRPr="00000000">
        <w:rPr>
          <w:b w:val="1"/>
          <w:color w:val="000000"/>
          <w:rtl w:val="0"/>
        </w:rPr>
        <w:t xml:space="preserve">Después de haberla creado accedemos a ella para crear host dentro</w:t>
      </w:r>
    </w:p>
    <w:p w:rsidR="00000000" w:rsidDel="00000000" w:rsidP="00000000" w:rsidRDefault="00000000" w:rsidRPr="00000000" w14:paraId="00000104">
      <w:pPr>
        <w:rPr>
          <w:color w:val="000000"/>
        </w:rPr>
      </w:pPr>
      <w:r w:rsidDel="00000000" w:rsidR="00000000" w:rsidRPr="00000000">
        <w:rPr>
          <w:color w:val="000000"/>
        </w:rPr>
        <w:drawing>
          <wp:inline distB="0" distT="0" distL="0" distR="0">
            <wp:extent cx="4558114" cy="3165060"/>
            <wp:effectExtent b="0" l="0" r="0" t="0"/>
            <wp:docPr id="133"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4558114" cy="316506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b w:val="1"/>
          <w:color w:val="000000"/>
        </w:rPr>
      </w:pPr>
      <w:r w:rsidDel="00000000" w:rsidR="00000000" w:rsidRPr="00000000">
        <w:rPr>
          <w:rtl w:val="0"/>
        </w:rPr>
      </w:r>
    </w:p>
    <w:p w:rsidR="00000000" w:rsidDel="00000000" w:rsidP="00000000" w:rsidRDefault="00000000" w:rsidRPr="00000000" w14:paraId="00000106">
      <w:pPr>
        <w:rPr>
          <w:b w:val="1"/>
          <w:color w:val="000000"/>
        </w:rPr>
      </w:pPr>
      <w:r w:rsidDel="00000000" w:rsidR="00000000" w:rsidRPr="00000000">
        <w:rPr>
          <w:rtl w:val="0"/>
        </w:rPr>
      </w:r>
    </w:p>
    <w:p w:rsidR="00000000" w:rsidDel="00000000" w:rsidP="00000000" w:rsidRDefault="00000000" w:rsidRPr="00000000" w14:paraId="00000107">
      <w:pPr>
        <w:rPr>
          <w:b w:val="1"/>
          <w:color w:val="000000"/>
        </w:rPr>
      </w:pPr>
      <w:r w:rsidDel="00000000" w:rsidR="00000000" w:rsidRPr="00000000">
        <w:rPr>
          <w:rtl w:val="0"/>
        </w:rPr>
      </w:r>
    </w:p>
    <w:p w:rsidR="00000000" w:rsidDel="00000000" w:rsidP="00000000" w:rsidRDefault="00000000" w:rsidRPr="00000000" w14:paraId="00000108">
      <w:pPr>
        <w:rPr>
          <w:b w:val="1"/>
          <w:color w:val="000000"/>
        </w:rPr>
      </w:pPr>
      <w:r w:rsidDel="00000000" w:rsidR="00000000" w:rsidRPr="00000000">
        <w:rPr>
          <w:rtl w:val="0"/>
        </w:rPr>
      </w:r>
    </w:p>
    <w:p w:rsidR="00000000" w:rsidDel="00000000" w:rsidP="00000000" w:rsidRDefault="00000000" w:rsidRPr="00000000" w14:paraId="00000109">
      <w:pPr>
        <w:rPr>
          <w:b w:val="1"/>
          <w:color w:val="000000"/>
        </w:rPr>
      </w:pPr>
      <w:r w:rsidDel="00000000" w:rsidR="00000000" w:rsidRPr="00000000">
        <w:rPr>
          <w:rtl w:val="0"/>
        </w:rPr>
      </w:r>
    </w:p>
    <w:p w:rsidR="00000000" w:rsidDel="00000000" w:rsidP="00000000" w:rsidRDefault="00000000" w:rsidRPr="00000000" w14:paraId="0000010A">
      <w:pPr>
        <w:rPr>
          <w:b w:val="1"/>
          <w:color w:val="000000"/>
        </w:rPr>
      </w:pPr>
      <w:r w:rsidDel="00000000" w:rsidR="00000000" w:rsidRPr="00000000">
        <w:rPr>
          <w:rtl w:val="0"/>
        </w:rPr>
      </w:r>
    </w:p>
    <w:p w:rsidR="00000000" w:rsidDel="00000000" w:rsidP="00000000" w:rsidRDefault="00000000" w:rsidRPr="00000000" w14:paraId="0000010B">
      <w:pPr>
        <w:rPr>
          <w:b w:val="1"/>
          <w:color w:val="000000"/>
        </w:rPr>
      </w:pPr>
      <w:r w:rsidDel="00000000" w:rsidR="00000000" w:rsidRPr="00000000">
        <w:rPr>
          <w:rtl w:val="0"/>
        </w:rPr>
      </w:r>
    </w:p>
    <w:p w:rsidR="00000000" w:rsidDel="00000000" w:rsidP="00000000" w:rsidRDefault="00000000" w:rsidRPr="00000000" w14:paraId="0000010C">
      <w:pPr>
        <w:rPr>
          <w:b w:val="1"/>
          <w:color w:val="000000"/>
        </w:rPr>
      </w:pPr>
      <w:r w:rsidDel="00000000" w:rsidR="00000000" w:rsidRPr="00000000">
        <w:rPr>
          <w:b w:val="1"/>
          <w:color w:val="000000"/>
          <w:rtl w:val="0"/>
        </w:rPr>
        <w:t xml:space="preserve">En la configuración del Host debemos asignarle un nombre al mismo, una IP y marcar la casilla “Crear registro del puntero (PTR) asociado”</w:t>
      </w:r>
    </w:p>
    <w:p w:rsidR="00000000" w:rsidDel="00000000" w:rsidP="00000000" w:rsidRDefault="00000000" w:rsidRPr="00000000" w14:paraId="0000010D">
      <w:pPr>
        <w:rPr>
          <w:color w:val="000000"/>
        </w:rPr>
      </w:pPr>
      <w:r w:rsidDel="00000000" w:rsidR="00000000" w:rsidRPr="00000000">
        <w:rPr>
          <w:color w:val="000000"/>
        </w:rPr>
        <w:drawing>
          <wp:inline distB="0" distT="0" distL="0" distR="0">
            <wp:extent cx="2517876" cy="2524850"/>
            <wp:effectExtent b="0" l="0" r="0" t="0"/>
            <wp:docPr id="136"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2517876" cy="2524850"/>
                    </a:xfrm>
                    <a:prstGeom prst="rect"/>
                    <a:ln/>
                  </pic:spPr>
                </pic:pic>
              </a:graphicData>
            </a:graphic>
          </wp:inline>
        </w:drawing>
      </w:r>
      <w:r w:rsidDel="00000000" w:rsidR="00000000" w:rsidRPr="00000000">
        <w:rPr>
          <w:color w:val="000000"/>
        </w:rPr>
        <w:drawing>
          <wp:inline distB="0" distT="0" distL="0" distR="0">
            <wp:extent cx="2498059" cy="1031807"/>
            <wp:effectExtent b="0" l="0" r="0" t="0"/>
            <wp:docPr id="13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2498059" cy="103180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color w:val="000000"/>
        </w:rPr>
      </w:pPr>
      <w:r w:rsidDel="00000000" w:rsidR="00000000" w:rsidRPr="00000000">
        <w:rPr>
          <w:rtl w:val="0"/>
        </w:rPr>
      </w:r>
    </w:p>
    <w:p w:rsidR="00000000" w:rsidDel="00000000" w:rsidP="00000000" w:rsidRDefault="00000000" w:rsidRPr="00000000" w14:paraId="0000010F">
      <w:pPr>
        <w:rPr>
          <w:b w:val="1"/>
          <w:color w:val="000000"/>
        </w:rPr>
      </w:pPr>
      <w:r w:rsidDel="00000000" w:rsidR="00000000" w:rsidRPr="00000000">
        <w:rPr>
          <w:b w:val="1"/>
          <w:color w:val="000000"/>
          <w:rtl w:val="0"/>
        </w:rPr>
        <w:t xml:space="preserve">Para comprobar que el host ha sido creado con éxito, necesitamos un cliente conectado al servidor </w:t>
      </w:r>
    </w:p>
    <w:p w:rsidR="00000000" w:rsidDel="00000000" w:rsidP="00000000" w:rsidRDefault="00000000" w:rsidRPr="00000000" w14:paraId="00000110">
      <w:pPr>
        <w:rPr>
          <w:b w:val="1"/>
          <w:color w:val="000000"/>
        </w:rPr>
      </w:pPr>
      <w:r w:rsidDel="00000000" w:rsidR="00000000" w:rsidRPr="00000000">
        <w:rPr>
          <w:b w:val="1"/>
          <w:color w:val="000000"/>
          <w:rtl w:val="0"/>
        </w:rPr>
        <w:t xml:space="preserve">Para comprobar que el cliente tiene conectividad con el servidor utilizaremos el comando ping + “IP del servidor”</w:t>
      </w:r>
    </w:p>
    <w:p w:rsidR="00000000" w:rsidDel="00000000" w:rsidP="00000000" w:rsidRDefault="00000000" w:rsidRPr="00000000" w14:paraId="00000111">
      <w:pPr>
        <w:rPr>
          <w:color w:val="000000"/>
        </w:rPr>
      </w:pPr>
      <w:r w:rsidDel="00000000" w:rsidR="00000000" w:rsidRPr="00000000">
        <w:rPr>
          <w:rtl w:val="0"/>
        </w:rPr>
      </w:r>
    </w:p>
    <w:p w:rsidR="00000000" w:rsidDel="00000000" w:rsidP="00000000" w:rsidRDefault="00000000" w:rsidRPr="00000000" w14:paraId="00000112">
      <w:pPr>
        <w:rPr>
          <w:b w:val="1"/>
          <w:color w:val="000000"/>
        </w:rPr>
      </w:pPr>
      <w:r w:rsidDel="00000000" w:rsidR="00000000" w:rsidRPr="00000000">
        <w:rPr>
          <w:b w:val="1"/>
          <w:color w:val="000000"/>
          <w:rtl w:val="0"/>
        </w:rPr>
        <w:t xml:space="preserve">Para comprobar que el servicio de resolución de nombres de dominio funciona utilizaremos el comando nslookup + “nombre completo del dominio”/”IP del dominio”</w:t>
      </w:r>
    </w:p>
    <w:p w:rsidR="00000000" w:rsidDel="00000000" w:rsidP="00000000" w:rsidRDefault="00000000" w:rsidRPr="00000000" w14:paraId="00000113">
      <w:pPr>
        <w:rPr>
          <w:color w:val="000000"/>
        </w:rPr>
      </w:pPr>
      <w:r w:rsidDel="00000000" w:rsidR="00000000" w:rsidRPr="00000000">
        <w:rPr>
          <w:b w:val="1"/>
          <w:color w:val="000000"/>
          <w:rtl w:val="0"/>
        </w:rPr>
        <w:t xml:space="preserve">Con este comando</w:t>
      </w:r>
      <w:r w:rsidDel="00000000" w:rsidR="00000000" w:rsidRPr="00000000">
        <w:rPr>
          <w:color w:val="000000"/>
          <w:rtl w:val="0"/>
        </w:rPr>
        <w:t xml:space="preserve"> </w:t>
        <w:br w:type="textWrapping"/>
      </w:r>
      <w:r w:rsidDel="00000000" w:rsidR="00000000" w:rsidRPr="00000000">
        <w:rPr>
          <w:color w:val="000000"/>
        </w:rPr>
        <w:drawing>
          <wp:inline distB="0" distT="0" distL="0" distR="0">
            <wp:extent cx="5400040" cy="2711450"/>
            <wp:effectExtent b="0" l="0" r="0" t="0"/>
            <wp:docPr id="140"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40004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color w:val="000000"/>
        </w:rPr>
      </w:pPr>
      <w:r w:rsidDel="00000000" w:rsidR="00000000" w:rsidRPr="00000000">
        <w:rPr>
          <w:rtl w:val="0"/>
        </w:rPr>
      </w:r>
    </w:p>
    <w:p w:rsidR="00000000" w:rsidDel="00000000" w:rsidP="00000000" w:rsidRDefault="00000000" w:rsidRPr="00000000" w14:paraId="00000115">
      <w:pPr>
        <w:rPr>
          <w:b w:val="1"/>
          <w:color w:val="000000"/>
        </w:rPr>
      </w:pPr>
      <w:r w:rsidDel="00000000" w:rsidR="00000000" w:rsidRPr="00000000">
        <w:rPr>
          <w:b w:val="1"/>
          <w:color w:val="000000"/>
          <w:rtl w:val="0"/>
        </w:rPr>
        <w:t xml:space="preserve">Para crear un alias debemos ir a la zona en la que esta el host ya sea la directa o inversa, hacer clic derecho y seleccionar el apartado “Nuevo alias”</w:t>
      </w:r>
    </w:p>
    <w:p w:rsidR="00000000" w:rsidDel="00000000" w:rsidP="00000000" w:rsidRDefault="00000000" w:rsidRPr="00000000" w14:paraId="00000116">
      <w:pPr>
        <w:rPr>
          <w:color w:val="000000"/>
        </w:rPr>
      </w:pPr>
      <w:r w:rsidDel="00000000" w:rsidR="00000000" w:rsidRPr="00000000">
        <w:rPr>
          <w:color w:val="000000"/>
        </w:rPr>
        <w:drawing>
          <wp:inline distB="0" distT="0" distL="0" distR="0">
            <wp:extent cx="5400040" cy="3778250"/>
            <wp:effectExtent b="0" l="0" r="0" t="0"/>
            <wp:docPr id="142"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400040" cy="37782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color w:val="000000"/>
        </w:rPr>
      </w:pPr>
      <w:r w:rsidDel="00000000" w:rsidR="00000000" w:rsidRPr="00000000">
        <w:rPr>
          <w:color w:val="000000"/>
          <w:rtl w:val="0"/>
        </w:rPr>
        <w:t xml:space="preserve">Esto nos abrirá un panel para crear un nuevo registro de alias, en el que debemos seleccionar el nombre que queremos asignar al dominio y el nombre completo del dominio</w:t>
      </w:r>
    </w:p>
    <w:p w:rsidR="00000000" w:rsidDel="00000000" w:rsidP="00000000" w:rsidRDefault="00000000" w:rsidRPr="00000000" w14:paraId="00000118">
      <w:pPr>
        <w:rPr>
          <w:color w:val="000000"/>
        </w:rPr>
      </w:pPr>
      <w:r w:rsidDel="00000000" w:rsidR="00000000" w:rsidRPr="00000000">
        <w:rPr>
          <w:color w:val="000000"/>
        </w:rPr>
        <w:drawing>
          <wp:inline distB="0" distT="0" distL="0" distR="0">
            <wp:extent cx="3962953" cy="4448796"/>
            <wp:effectExtent b="0" l="0" r="0" t="0"/>
            <wp:docPr id="144"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3962953" cy="444879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color w:val="000000"/>
        </w:rPr>
      </w:pPr>
      <w:r w:rsidDel="00000000" w:rsidR="00000000" w:rsidRPr="00000000">
        <w:rPr>
          <w:rtl w:val="0"/>
        </w:rPr>
      </w:r>
    </w:p>
    <w:p w:rsidR="00000000" w:rsidDel="00000000" w:rsidP="00000000" w:rsidRDefault="00000000" w:rsidRPr="00000000" w14:paraId="0000011A">
      <w:pPr>
        <w:rPr>
          <w:color w:val="000000"/>
        </w:rPr>
      </w:pPr>
      <w:r w:rsidDel="00000000" w:rsidR="00000000" w:rsidRPr="00000000">
        <w:rPr>
          <w:rtl w:val="0"/>
        </w:rPr>
      </w:r>
    </w:p>
    <w:p w:rsidR="00000000" w:rsidDel="00000000" w:rsidP="00000000" w:rsidRDefault="00000000" w:rsidRPr="00000000" w14:paraId="0000011B">
      <w:pPr>
        <w:rPr>
          <w:color w:val="000000"/>
        </w:rPr>
      </w:pPr>
      <w:r w:rsidDel="00000000" w:rsidR="00000000" w:rsidRPr="00000000">
        <w:rPr>
          <w:rtl w:val="0"/>
        </w:rPr>
      </w:r>
    </w:p>
    <w:p w:rsidR="00000000" w:rsidDel="00000000" w:rsidP="00000000" w:rsidRDefault="00000000" w:rsidRPr="00000000" w14:paraId="0000011C">
      <w:pPr>
        <w:rPr>
          <w:b w:val="1"/>
          <w:color w:val="000000"/>
        </w:rPr>
      </w:pPr>
      <w:r w:rsidDel="00000000" w:rsidR="00000000" w:rsidRPr="00000000">
        <w:rPr>
          <w:rtl w:val="0"/>
        </w:rPr>
      </w:r>
    </w:p>
    <w:p w:rsidR="00000000" w:rsidDel="00000000" w:rsidP="00000000" w:rsidRDefault="00000000" w:rsidRPr="00000000" w14:paraId="0000011D">
      <w:pPr>
        <w:rPr>
          <w:color w:val="000000"/>
          <w:sz w:val="24"/>
          <w:szCs w:val="24"/>
        </w:rPr>
      </w:pPr>
      <w:r w:rsidDel="00000000" w:rsidR="00000000" w:rsidRPr="00000000">
        <w:rPr>
          <w:rtl w:val="0"/>
        </w:rPr>
      </w:r>
    </w:p>
    <w:p w:rsidR="00000000" w:rsidDel="00000000" w:rsidP="00000000" w:rsidRDefault="00000000" w:rsidRPr="00000000" w14:paraId="0000011E">
      <w:pPr>
        <w:rPr>
          <w:color w:val="000000"/>
          <w:sz w:val="24"/>
          <w:szCs w:val="24"/>
        </w:rPr>
      </w:pPr>
      <w:r w:rsidDel="00000000" w:rsidR="00000000" w:rsidRPr="00000000">
        <w:rPr>
          <w:rtl w:val="0"/>
        </w:rPr>
      </w:r>
    </w:p>
    <w:p w:rsidR="00000000" w:rsidDel="00000000" w:rsidP="00000000" w:rsidRDefault="00000000" w:rsidRPr="00000000" w14:paraId="0000011F">
      <w:pPr>
        <w:rPr>
          <w:color w:val="000000"/>
          <w:sz w:val="24"/>
          <w:szCs w:val="24"/>
        </w:rPr>
      </w:pPr>
      <w:r w:rsidDel="00000000" w:rsidR="00000000" w:rsidRPr="00000000">
        <w:rPr>
          <w:rtl w:val="0"/>
        </w:rPr>
      </w:r>
    </w:p>
    <w:p w:rsidR="00000000" w:rsidDel="00000000" w:rsidP="00000000" w:rsidRDefault="00000000" w:rsidRPr="00000000" w14:paraId="00000120">
      <w:pPr>
        <w:rPr>
          <w:color w:val="000000"/>
          <w:sz w:val="24"/>
          <w:szCs w:val="24"/>
        </w:rPr>
      </w:pPr>
      <w:r w:rsidDel="00000000" w:rsidR="00000000" w:rsidRPr="00000000">
        <w:rPr>
          <w:rtl w:val="0"/>
        </w:rPr>
      </w:r>
    </w:p>
    <w:p w:rsidR="00000000" w:rsidDel="00000000" w:rsidP="00000000" w:rsidRDefault="00000000" w:rsidRPr="00000000" w14:paraId="00000121">
      <w:pPr>
        <w:rPr>
          <w:color w:val="000000"/>
          <w:sz w:val="24"/>
          <w:szCs w:val="24"/>
        </w:rPr>
      </w:pPr>
      <w:r w:rsidDel="00000000" w:rsidR="00000000" w:rsidRPr="00000000">
        <w:rPr>
          <w:rtl w:val="0"/>
        </w:rPr>
      </w:r>
    </w:p>
    <w:p w:rsidR="00000000" w:rsidDel="00000000" w:rsidP="00000000" w:rsidRDefault="00000000" w:rsidRPr="00000000" w14:paraId="00000122">
      <w:pPr>
        <w:rPr>
          <w:color w:val="000000"/>
          <w:sz w:val="24"/>
          <w:szCs w:val="24"/>
        </w:rPr>
      </w:pPr>
      <w:r w:rsidDel="00000000" w:rsidR="00000000" w:rsidRPr="00000000">
        <w:rPr>
          <w:rtl w:val="0"/>
        </w:rPr>
      </w:r>
    </w:p>
    <w:p w:rsidR="00000000" w:rsidDel="00000000" w:rsidP="00000000" w:rsidRDefault="00000000" w:rsidRPr="00000000" w14:paraId="00000123">
      <w:pPr>
        <w:rPr>
          <w:color w:val="000000"/>
          <w:sz w:val="24"/>
          <w:szCs w:val="24"/>
        </w:rPr>
      </w:pPr>
      <w:r w:rsidDel="00000000" w:rsidR="00000000" w:rsidRPr="00000000">
        <w:rPr>
          <w:rtl w:val="0"/>
        </w:rPr>
      </w:r>
    </w:p>
    <w:p w:rsidR="00000000" w:rsidDel="00000000" w:rsidP="00000000" w:rsidRDefault="00000000" w:rsidRPr="00000000" w14:paraId="00000124">
      <w:pPr>
        <w:rPr>
          <w:color w:val="000000"/>
          <w:sz w:val="24"/>
          <w:szCs w:val="24"/>
        </w:rPr>
      </w:pPr>
      <w:r w:rsidDel="00000000" w:rsidR="00000000" w:rsidRPr="00000000">
        <w:rPr>
          <w:rtl w:val="0"/>
        </w:rPr>
      </w:r>
    </w:p>
    <w:p w:rsidR="00000000" w:rsidDel="00000000" w:rsidP="00000000" w:rsidRDefault="00000000" w:rsidRPr="00000000" w14:paraId="00000125">
      <w:pPr>
        <w:rPr>
          <w:color w:val="000000"/>
          <w:sz w:val="24"/>
          <w:szCs w:val="24"/>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22EDB"/>
    <w:rPr>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F22EDB"/>
    <w:pPr>
      <w:spacing w:after="0" w:line="240" w:lineRule="auto"/>
    </w:pPr>
    <w:rPr>
      <w:lang w:val="es-ES_tradn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F22EDB"/>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11.png"/><Relationship Id="rId42" Type="http://schemas.openxmlformats.org/officeDocument/2006/relationships/image" Target="media/image17.png"/><Relationship Id="rId41" Type="http://schemas.openxmlformats.org/officeDocument/2006/relationships/image" Target="media/image20.png"/><Relationship Id="rId22" Type="http://schemas.openxmlformats.org/officeDocument/2006/relationships/image" Target="media/image27.png"/><Relationship Id="rId44" Type="http://schemas.openxmlformats.org/officeDocument/2006/relationships/image" Target="media/image23.png"/><Relationship Id="rId21" Type="http://schemas.openxmlformats.org/officeDocument/2006/relationships/image" Target="media/image12.png"/><Relationship Id="rId43" Type="http://schemas.openxmlformats.org/officeDocument/2006/relationships/image" Target="media/image34.png"/><Relationship Id="rId24" Type="http://schemas.openxmlformats.org/officeDocument/2006/relationships/image" Target="media/image33.png"/><Relationship Id="rId23" Type="http://schemas.openxmlformats.org/officeDocument/2006/relationships/image" Target="media/image21.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jemplo.com" TargetMode="External"/><Relationship Id="rId26" Type="http://schemas.openxmlformats.org/officeDocument/2006/relationships/image" Target="media/image26.png"/><Relationship Id="rId25" Type="http://schemas.openxmlformats.org/officeDocument/2006/relationships/image" Target="media/image35.png"/><Relationship Id="rId28" Type="http://schemas.openxmlformats.org/officeDocument/2006/relationships/image" Target="media/image32.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image" Target="media/image2.png"/><Relationship Id="rId30" Type="http://schemas.openxmlformats.org/officeDocument/2006/relationships/image" Target="media/image9.png"/><Relationship Id="rId11" Type="http://schemas.openxmlformats.org/officeDocument/2006/relationships/image" Target="media/image5.jpg"/><Relationship Id="rId33" Type="http://schemas.openxmlformats.org/officeDocument/2006/relationships/image" Target="media/image14.png"/><Relationship Id="rId10" Type="http://schemas.openxmlformats.org/officeDocument/2006/relationships/hyperlink" Target="http://www.ejemplo.es" TargetMode="External"/><Relationship Id="rId32" Type="http://schemas.openxmlformats.org/officeDocument/2006/relationships/image" Target="media/image24.png"/><Relationship Id="rId13" Type="http://schemas.openxmlformats.org/officeDocument/2006/relationships/image" Target="media/image3.png"/><Relationship Id="rId35" Type="http://schemas.openxmlformats.org/officeDocument/2006/relationships/image" Target="media/image13.png"/><Relationship Id="rId12" Type="http://schemas.openxmlformats.org/officeDocument/2006/relationships/image" Target="media/image19.png"/><Relationship Id="rId34" Type="http://schemas.openxmlformats.org/officeDocument/2006/relationships/image" Target="media/image1.png"/><Relationship Id="rId15" Type="http://schemas.openxmlformats.org/officeDocument/2006/relationships/image" Target="media/image28.png"/><Relationship Id="rId37" Type="http://schemas.openxmlformats.org/officeDocument/2006/relationships/image" Target="media/image16.png"/><Relationship Id="rId14" Type="http://schemas.openxmlformats.org/officeDocument/2006/relationships/image" Target="media/image31.png"/><Relationship Id="rId36" Type="http://schemas.openxmlformats.org/officeDocument/2006/relationships/image" Target="media/image15.png"/><Relationship Id="rId17" Type="http://schemas.openxmlformats.org/officeDocument/2006/relationships/image" Target="media/image18.png"/><Relationship Id="rId39" Type="http://schemas.openxmlformats.org/officeDocument/2006/relationships/image" Target="media/image36.png"/><Relationship Id="rId16" Type="http://schemas.openxmlformats.org/officeDocument/2006/relationships/image" Target="media/image29.png"/><Relationship Id="rId38"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KTUZpDrgme4VQd0p7LEOHxbVA==">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2023-11-20T08:52:00Z</dcterms:created>
  <dc:creator>Gianlucas Sanz hernandez</dc:creator>
</cp:coreProperties>
</file>