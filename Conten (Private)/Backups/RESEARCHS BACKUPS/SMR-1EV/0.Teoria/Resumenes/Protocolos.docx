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8"/>
          <w:szCs w:val="48"/>
        </w:rPr>
      </w:pPr>
      <w:r w:rsidDel="00000000" w:rsidR="00000000" w:rsidRPr="00000000">
        <w:rPr>
          <w:b w:val="1"/>
          <w:color w:val="0070c0"/>
          <w:sz w:val="48"/>
          <w:szCs w:val="48"/>
          <w:rtl w:val="0"/>
        </w:rPr>
        <w:t xml:space="preserve">Protocolos: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DHCP: (Dynamic host Configuration Protocol)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 de configuración dinámica de parámetros de red</w:t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DNS: (Domain Name Service)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 de resolución de nombres de dominio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FTP: (File Transfer Protocol)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 de transferencia de archivos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UDP (User </w:t>
      </w:r>
      <w:sdt>
        <w:sdtPr>
          <w:tag w:val="goog_rdk_0"/>
        </w:sdtPr>
        <w:sdtContent>
          <w:ins w:author="Daniel Alonso" w:id="0" w:date="2023-12-12T11:14:25Z"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Datagram</w:t>
            </w:r>
          </w:ins>
        </w:sdtContent>
      </w:sdt>
      <w:sdt>
        <w:sdtPr>
          <w:tag w:val="goog_rdk_1"/>
        </w:sdtPr>
        <w:sdtContent>
          <w:del w:author="Daniel Alonso" w:id="0" w:date="2023-12-12T11:14:25Z"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delText xml:space="preserve">Datagrama</w:delText>
            </w:r>
          </w:del>
        </w:sdtContent>
      </w:sdt>
      <w:r w:rsidDel="00000000" w:rsidR="00000000" w:rsidRPr="00000000">
        <w:rPr>
          <w:b w:val="1"/>
          <w:sz w:val="32"/>
          <w:szCs w:val="32"/>
          <w:rtl w:val="0"/>
        </w:rPr>
        <w:t xml:space="preserve"> Protocol)</w:t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TCP: (Transmission Control Protocol)</w:t>
      </w:r>
    </w:p>
    <w:p w:rsidR="00000000" w:rsidDel="00000000" w:rsidP="00000000" w:rsidRDefault="00000000" w:rsidRPr="00000000" w14:paraId="0000000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IP (Internet Protocol)</w:t>
      </w:r>
    </w:p>
    <w:p w:rsidR="00000000" w:rsidDel="00000000" w:rsidP="00000000" w:rsidRDefault="00000000" w:rsidRPr="00000000" w14:paraId="0000000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HTTP: (HyperText Transfer Protocol)</w:t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IMAP: (Internet Message Access Protocol)</w:t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POP: (Post Office Protocol)</w:t>
      </w:r>
    </w:p>
    <w:p w:rsidR="00000000" w:rsidDel="00000000" w:rsidP="00000000" w:rsidRDefault="00000000" w:rsidRPr="00000000" w14:paraId="0000000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SMTP (Simple Mail Transfer Protocol)</w:t>
      </w:r>
    </w:p>
    <w:p w:rsidR="00000000" w:rsidDel="00000000" w:rsidP="00000000" w:rsidRDefault="00000000" w:rsidRPr="00000000" w14:paraId="0000000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SSL (Secure Sockets Layer)</w:t>
      </w:r>
    </w:p>
    <w:p w:rsidR="00000000" w:rsidDel="00000000" w:rsidP="00000000" w:rsidRDefault="00000000" w:rsidRPr="00000000" w14:paraId="0000001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SSH (Secure Shell)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K/RmejDaX/8Sc9A4HNQWbE7HYw==">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